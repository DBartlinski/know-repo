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D7F7E" w14:textId="77777777" w:rsidR="00072E32" w:rsidRDefault="00072E32" w:rsidP="00072E32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003F72"/>
          <w:kern w:val="0"/>
          <w:sz w:val="28"/>
          <w:szCs w:val="28"/>
          <w14:ligatures w14:val="none"/>
        </w:rPr>
      </w:pPr>
      <w:r w:rsidRPr="00F5082E">
        <w:rPr>
          <w:rFonts w:eastAsia="Times New Roman" w:cstheme="minorHAnsi"/>
          <w:b/>
          <w:bCs/>
          <w:color w:val="003F72"/>
          <w:kern w:val="0"/>
          <w:sz w:val="28"/>
          <w:szCs w:val="28"/>
          <w14:ligatures w14:val="none"/>
        </w:rPr>
        <w:t xml:space="preserve">Talking Points: </w:t>
      </w:r>
      <w:r w:rsidRPr="00072E32">
        <w:rPr>
          <w:rFonts w:eastAsia="Times New Roman" w:cstheme="minorHAnsi"/>
          <w:b/>
          <w:bCs/>
          <w:color w:val="003F72"/>
          <w:kern w:val="0"/>
          <w:sz w:val="28"/>
          <w:szCs w:val="28"/>
          <w14:ligatures w14:val="none"/>
        </w:rPr>
        <w:t>VA Precision Oncology</w:t>
      </w:r>
    </w:p>
    <w:p w14:paraId="02E1E958" w14:textId="77777777" w:rsidR="00F5082E" w:rsidRPr="00073BC5" w:rsidRDefault="00F5082E" w:rsidP="00F5082E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color w:val="003F72"/>
          <w:kern w:val="0"/>
          <w:sz w:val="24"/>
          <w:szCs w:val="24"/>
          <w14:ligatures w14:val="none"/>
        </w:rPr>
      </w:pPr>
    </w:p>
    <w:p w14:paraId="0DA241FE" w14:textId="77777777" w:rsidR="00BB5B70" w:rsidRPr="00BB5B70" w:rsidRDefault="00BB5B70" w:rsidP="00BB5B70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sz w:val="24"/>
          <w:szCs w:val="24"/>
        </w:rPr>
      </w:pPr>
      <w:r w:rsidRPr="00BB5B70">
        <w:rPr>
          <w:color w:val="000000" w:themeColor="text1"/>
          <w:sz w:val="24"/>
          <w:szCs w:val="24"/>
        </w:rPr>
        <w:t>55,000 Veterans are newly diagnosed with cancer, and VA takes care of 1 million Veterans somewhere on the cancer care continuum every year. VA</w:t>
      </w:r>
      <w:r w:rsidRPr="00BB5B70">
        <w:rPr>
          <w:rStyle w:val="xeop"/>
          <w:rFonts w:cs="Calibri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can provide cancer care to Veterans with any kind of cancer.</w:t>
      </w:r>
      <w:r w:rsidRPr="00BB5B70">
        <w:rPr>
          <w:color w:val="000000" w:themeColor="text1"/>
          <w:sz w:val="24"/>
          <w:szCs w:val="24"/>
        </w:rPr>
        <w:t xml:space="preserve"> </w:t>
      </w:r>
    </w:p>
    <w:p w14:paraId="006068D4" w14:textId="77777777" w:rsidR="00BB5B70" w:rsidRDefault="00BB5B70" w:rsidP="00BB5B70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197CA18A" w14:textId="2F7227BD" w:rsidR="00F5082E" w:rsidRPr="004A5A57" w:rsidRDefault="00F5082E" w:rsidP="004A5A5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Precision oncology is an approach </w:t>
      </w:r>
      <w:r w:rsidR="009D16F2" w:rsidRP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to apply the most appropriate care to the right patient at the tight time informed by features (tumor, genomic, molecular, clinical, patient information) of a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person </w:t>
      </w:r>
      <w:r w:rsidR="009D16F2" w:rsidRP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or subpopulation of 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people. </w:t>
      </w:r>
      <w:r w:rsidR="009D16F2" w:rsidRP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The most appropriate care is patient -centered and aims to improve duration</w:t>
      </w:r>
      <w:r w:rsidR="009C576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, </w:t>
      </w:r>
      <w:r w:rsidR="009D16F2" w:rsidRP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quality of life</w:t>
      </w:r>
      <w:r w:rsidR="009C576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and outcome and reduc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e</w:t>
      </w:r>
      <w:r w:rsidR="009C576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toxicities</w:t>
      </w:r>
      <w:r w:rsidR="009D16F2" w:rsidRP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. </w:t>
      </w:r>
    </w:p>
    <w:p w14:paraId="70AB5176" w14:textId="77777777" w:rsidR="004A5A57" w:rsidRPr="004A5A57" w:rsidRDefault="004A5A57" w:rsidP="004A5A5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</w:p>
    <w:p w14:paraId="3E20C3E2" w14:textId="35EEBC56" w:rsidR="00F5082E" w:rsidRDefault="00F5082E" w:rsidP="00BB5B7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F5082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VA’s Office of</w:t>
      </w:r>
      <w:r w:rsidRPr="00F5082E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072E32" w:rsidRPr="00072E3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Research and Development (ORD) </w:t>
      </w:r>
      <w:r w:rsid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support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s</w:t>
      </w:r>
      <w:r w:rsid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the </w:t>
      </w:r>
      <w:r w:rsidR="00072E32" w:rsidRPr="00072E3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conduct</w:t>
      </w:r>
      <w:r w:rsidR="009D16F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of</w:t>
      </w:r>
      <w:r w:rsidR="00072E32" w:rsidRPr="00072E3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state-of-the-art precision oncology (cancer) research to improve care for Veterans and others with cancer. </w:t>
      </w:r>
    </w:p>
    <w:p w14:paraId="3613F154" w14:textId="77777777" w:rsidR="00BB5B70" w:rsidRPr="00BB5B70" w:rsidRDefault="00BB5B70" w:rsidP="00BB5B70">
      <w:pPr>
        <w:pStyle w:val="ListParagraph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7EB3E7A8" w14:textId="1BBCFD91" w:rsidR="00072E32" w:rsidRPr="00BB5B70" w:rsidRDefault="00E21D9D" w:rsidP="00BB5B7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072E32" w:rsidRPr="00BB5B70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VA 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Cooperative Studies Program coordinates and manages several clinical trial networks to improve </w:t>
      </w:r>
      <w:r w:rsidRPr="00165097">
        <w:rPr>
          <w:rFonts w:cstheme="minorHAnsi"/>
          <w:sz w:val="24"/>
          <w:szCs w:val="24"/>
        </w:rPr>
        <w:t xml:space="preserve">Veteran access to trials and accelerate the successful completion of trials at VA. The network leverage relationships with </w:t>
      </w:r>
      <w:r w:rsidR="0021296C">
        <w:rPr>
          <w:rFonts w:cstheme="minorHAnsi"/>
          <w:sz w:val="24"/>
          <w:szCs w:val="24"/>
        </w:rPr>
        <w:t xml:space="preserve">National Institutes of Health’s </w:t>
      </w:r>
      <w:r w:rsidRPr="00165097">
        <w:rPr>
          <w:rFonts w:cstheme="minorHAnsi"/>
          <w:sz w:val="24"/>
          <w:szCs w:val="24"/>
        </w:rPr>
        <w:t>N</w:t>
      </w:r>
      <w:r w:rsidR="0021296C">
        <w:rPr>
          <w:rFonts w:cstheme="minorHAnsi"/>
          <w:sz w:val="24"/>
          <w:szCs w:val="24"/>
        </w:rPr>
        <w:t>ational Cancer Institute (NCI)</w:t>
      </w:r>
      <w:r w:rsidRPr="00165097">
        <w:rPr>
          <w:rFonts w:cstheme="minorHAnsi"/>
          <w:sz w:val="24"/>
          <w:szCs w:val="24"/>
        </w:rPr>
        <w:t>-Designated Cancer Centers to bring innovative Veteran</w:t>
      </w:r>
      <w:r w:rsidR="004A5A57">
        <w:rPr>
          <w:rFonts w:cstheme="minorHAnsi"/>
          <w:sz w:val="24"/>
          <w:szCs w:val="24"/>
        </w:rPr>
        <w:t>-</w:t>
      </w:r>
      <w:r w:rsidRPr="00165097">
        <w:rPr>
          <w:rFonts w:cstheme="minorHAnsi"/>
          <w:sz w:val="24"/>
          <w:szCs w:val="24"/>
        </w:rPr>
        <w:t>focused clinical trials and research studies to VA.</w:t>
      </w:r>
      <w:r>
        <w:rPr>
          <w:rFonts w:cstheme="minorHAnsi"/>
          <w:sz w:val="24"/>
          <w:szCs w:val="24"/>
        </w:rPr>
        <w:t xml:space="preserve"> These include: </w:t>
      </w:r>
    </w:p>
    <w:p w14:paraId="2EC79F07" w14:textId="77777777" w:rsidR="00F5082E" w:rsidRDefault="00F5082E" w:rsidP="00072E3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56CB1682" w14:textId="39A80471" w:rsidR="00072E32" w:rsidRPr="004A5A57" w:rsidRDefault="00072E32" w:rsidP="004A5A57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4A5A57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Lung Cancer―</w:t>
      </w:r>
      <w:hyperlink r:id="rId8" w:history="1">
        <w:r w:rsidRPr="004A5A57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The Lung Precision Oncology Program (LPOP)</w:t>
        </w:r>
      </w:hyperlink>
      <w:r w:rsidRPr="004A5A57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</w:t>
      </w:r>
      <w:r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network helps clinicians diagnose lung cancer at earlier stages when survival rates are higher and increases opportunities for Veterans to participate in clinical trials. The network uses a hub-and-spoke model to reach Veterans in rural and </w:t>
      </w:r>
      <w:r w:rsidR="00E21D9D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less</w:t>
      </w:r>
      <w:r w:rsidR="00557EB9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urban areas of the country</w:t>
      </w:r>
      <w:r w:rsidR="00E21D9D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as well as underrepresented populations</w:t>
      </w:r>
      <w:r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.</w:t>
      </w:r>
    </w:p>
    <w:p w14:paraId="482B6A71" w14:textId="184EB3E7" w:rsidR="00072E32" w:rsidRPr="004A5A57" w:rsidRDefault="00CB1E53" w:rsidP="004A5A57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Calibri" w:hAnsi="Calibri" w:cs="Calibri"/>
          <w:color w:val="1B1B1B"/>
          <w:sz w:val="24"/>
          <w:szCs w:val="24"/>
        </w:rPr>
      </w:pPr>
      <w:r w:rsidRPr="004A5A57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Prostate Cancer</w:t>
      </w:r>
      <w:r w:rsidR="00072E32" w:rsidRPr="004A5A57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―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Prostate cancer is the most common cancer diagnosis in U.S. Veterans, affecting </w:t>
      </w:r>
      <w:r w:rsidR="00F5082E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about 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15,000 Veterans each year</w:t>
      </w:r>
      <w:r w:rsidR="00072E32" w:rsidRPr="00645640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. </w:t>
      </w:r>
      <w:r w:rsidR="00645640" w:rsidRPr="00645640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[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In 2016, VA </w:t>
      </w:r>
      <w:r w:rsidR="00F5082E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r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esearch</w:t>
      </w:r>
      <w:r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hyperlink r:id="rId9" w:history="1">
        <w:r w:rsidRPr="004A5A57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partnered</w:t>
        </w:r>
      </w:hyperlink>
      <w:r w:rsidRPr="004A5A57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with the Prostate Cancer Foundation to establish the </w:t>
      </w:r>
      <w:hyperlink r:id="rId10" w:history="1">
        <w:r w:rsidR="00072E32" w:rsidRPr="004A5A57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Precision Oncology Program for Cancer of the Prostate (</w:t>
        </w:r>
        <w:proofErr w:type="spellStart"/>
        <w:r w:rsidR="00072E32" w:rsidRPr="004A5A57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POPCaP</w:t>
        </w:r>
        <w:proofErr w:type="spellEnd"/>
        <w:r w:rsidR="00072E32" w:rsidRPr="004A5A57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)</w:t>
        </w:r>
      </w:hyperlink>
      <w:r w:rsidR="00072E32" w:rsidRPr="004A5A57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. 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This program seeks to 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give </w:t>
      </w:r>
      <w:r w:rsidR="00E21D9D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Veteran</w:t>
      </w:r>
      <w:r w:rsidR="00557EB9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s with prostate cancer</w:t>
      </w:r>
      <w:r w:rsidR="00E21D9D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increased </w:t>
      </w:r>
      <w:r w:rsidR="00E21D9D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access to 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precision treatments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,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557EB9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including FDA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-</w:t>
      </w:r>
      <w:r w:rsidR="00557EB9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approved and novel and</w:t>
      </w:r>
      <w:r w:rsid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-</w:t>
      </w:r>
      <w:r w:rsidR="00557EB9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or repurposed drugs</w:t>
      </w:r>
      <w:r w:rsidR="00072E3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.</w:t>
      </w:r>
      <w:r w:rsidR="00684D82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="00557EB9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POPCaP</w:t>
      </w:r>
      <w:proofErr w:type="spellEnd"/>
      <w:r w:rsidR="00557EB9" w:rsidRPr="004A5A5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was further expanded to include genitourinary (GU) sites </w:t>
      </w:r>
      <w:r w:rsidR="00557EB9" w:rsidRPr="004A5A57">
        <w:rPr>
          <w:rFonts w:cstheme="minorHAnsi"/>
          <w:kern w:val="0"/>
          <w:sz w:val="24"/>
          <w:szCs w:val="24"/>
          <w14:ligatures w14:val="none"/>
        </w:rPr>
        <w:t>bringing innovative Veteran</w:t>
      </w:r>
      <w:r w:rsidR="004A5A57">
        <w:rPr>
          <w:rFonts w:cstheme="minorHAnsi"/>
          <w:kern w:val="0"/>
          <w:sz w:val="24"/>
          <w:szCs w:val="24"/>
          <w14:ligatures w14:val="none"/>
        </w:rPr>
        <w:t>-</w:t>
      </w:r>
      <w:r w:rsidR="00557EB9" w:rsidRPr="004A5A57">
        <w:rPr>
          <w:rFonts w:cstheme="minorHAnsi"/>
          <w:kern w:val="0"/>
          <w:sz w:val="24"/>
          <w:szCs w:val="24"/>
          <w14:ligatures w14:val="none"/>
        </w:rPr>
        <w:t xml:space="preserve"> focused prostate and genitourinary (bladder, kidney) clinical trials and research studies to VA.</w:t>
      </w:r>
      <w:r w:rsidR="00D158D1">
        <w:rPr>
          <w:rFonts w:cstheme="minorHAnsi"/>
          <w:kern w:val="0"/>
          <w:sz w:val="24"/>
          <w:szCs w:val="24"/>
          <w14:ligatures w14:val="none"/>
        </w:rPr>
        <w:t xml:space="preserve">] </w:t>
      </w:r>
      <w:r w:rsidR="00D158D1" w:rsidRPr="00D158D1">
        <w:rPr>
          <w:rFonts w:cstheme="minorHAnsi"/>
          <w:b/>
          <w:bCs/>
          <w:i/>
          <w:iCs/>
          <w:kern w:val="0"/>
          <w:sz w:val="24"/>
          <w:szCs w:val="24"/>
          <w14:ligatures w14:val="none"/>
        </w:rPr>
        <w:t>[How should this be updated?]</w:t>
      </w:r>
      <w:r w:rsidR="00557EB9" w:rsidRPr="004A5A57">
        <w:rPr>
          <w:rFonts w:cstheme="minorHAnsi"/>
          <w:kern w:val="0"/>
          <w:sz w:val="24"/>
          <w:szCs w:val="24"/>
          <w14:ligatures w14:val="none"/>
        </w:rPr>
        <w:t xml:space="preserve"> For example, the </w:t>
      </w:r>
      <w:hyperlink r:id="rId11" w:history="1">
        <w:r w:rsidR="00557EB9" w:rsidRPr="004A5A57">
          <w:rPr>
            <w:rStyle w:val="Hyperlink"/>
            <w:rFonts w:ascii="Calibri" w:eastAsia="Calibri" w:hAnsi="Calibri" w:cs="Calibri"/>
            <w:sz w:val="24"/>
            <w:szCs w:val="24"/>
          </w:rPr>
          <w:t xml:space="preserve">Prostate Cancer Analysis for Therapy Choice (PATCH) </w:t>
        </w:r>
        <w:r w:rsidR="00557EB9" w:rsidRPr="004A5A57">
          <w:rPr>
            <w:rStyle w:val="Hyperlink"/>
            <w:rFonts w:ascii="Calibri" w:eastAsia="Calibri" w:hAnsi="Calibri" w:cs="Calibri"/>
            <w:sz w:val="24"/>
            <w:szCs w:val="24"/>
            <w:u w:val="none"/>
          </w:rPr>
          <w:t>program</w:t>
        </w:r>
      </w:hyperlink>
      <w:r w:rsidR="004A5A57" w:rsidRPr="004A5A57">
        <w:rPr>
          <w:rStyle w:val="Hyperlink"/>
          <w:rFonts w:ascii="Calibri" w:eastAsia="Calibri" w:hAnsi="Calibri" w:cs="Calibri"/>
          <w:sz w:val="24"/>
          <w:szCs w:val="24"/>
          <w:u w:val="none"/>
        </w:rPr>
        <w:t xml:space="preserve"> </w:t>
      </w:r>
      <w:r w:rsidR="00684D82" w:rsidRPr="004A5A57">
        <w:rPr>
          <w:rFonts w:ascii="Calibri" w:eastAsia="Calibri" w:hAnsi="Calibri" w:cs="Calibri"/>
          <w:color w:val="1B1B1B"/>
          <w:sz w:val="24"/>
          <w:szCs w:val="24"/>
        </w:rPr>
        <w:t xml:space="preserve">provides Veterans </w:t>
      </w:r>
      <w:r w:rsidR="00557EB9" w:rsidRPr="004A5A57">
        <w:rPr>
          <w:rFonts w:ascii="Calibri" w:eastAsia="Calibri" w:hAnsi="Calibri" w:cs="Calibri"/>
          <w:color w:val="1B1B1B"/>
          <w:sz w:val="24"/>
          <w:szCs w:val="24"/>
        </w:rPr>
        <w:t xml:space="preserve">access to </w:t>
      </w:r>
      <w:r w:rsidR="00D93C6F" w:rsidRPr="004A5A57">
        <w:rPr>
          <w:rFonts w:ascii="Calibri" w:eastAsia="Calibri" w:hAnsi="Calibri" w:cs="Calibri"/>
          <w:color w:val="1B1B1B"/>
          <w:sz w:val="24"/>
          <w:szCs w:val="24"/>
        </w:rPr>
        <w:t>a range of biomarker-driven</w:t>
      </w:r>
      <w:r w:rsidR="00DE2FA0">
        <w:rPr>
          <w:rFonts w:ascii="Calibri" w:eastAsia="Calibri" w:hAnsi="Calibri" w:cs="Calibri"/>
          <w:color w:val="1B1B1B"/>
          <w:sz w:val="24"/>
          <w:szCs w:val="24"/>
        </w:rPr>
        <w:t>,</w:t>
      </w:r>
      <w:r w:rsidR="00D93C6F" w:rsidRPr="004A5A57">
        <w:rPr>
          <w:rFonts w:ascii="Calibri" w:eastAsia="Calibri" w:hAnsi="Calibri" w:cs="Calibri"/>
          <w:color w:val="1B1B1B"/>
          <w:sz w:val="24"/>
          <w:szCs w:val="24"/>
        </w:rPr>
        <w:t xml:space="preserve"> </w:t>
      </w:r>
      <w:r w:rsidR="00557EB9" w:rsidRPr="004A5A57">
        <w:rPr>
          <w:rFonts w:cstheme="minorHAnsi"/>
          <w:sz w:val="24"/>
          <w:szCs w:val="24"/>
        </w:rPr>
        <w:t>industry</w:t>
      </w:r>
      <w:r w:rsidR="00DE2FA0">
        <w:rPr>
          <w:rFonts w:cstheme="minorHAnsi"/>
          <w:sz w:val="24"/>
          <w:szCs w:val="24"/>
        </w:rPr>
        <w:t>-</w:t>
      </w:r>
      <w:r w:rsidR="00557EB9" w:rsidRPr="004A5A57">
        <w:rPr>
          <w:rFonts w:cstheme="minorHAnsi"/>
          <w:sz w:val="24"/>
          <w:szCs w:val="24"/>
        </w:rPr>
        <w:t>sponsored and VA</w:t>
      </w:r>
      <w:r w:rsidR="00DE2FA0">
        <w:rPr>
          <w:rFonts w:cstheme="minorHAnsi"/>
          <w:sz w:val="24"/>
          <w:szCs w:val="24"/>
        </w:rPr>
        <w:t>-</w:t>
      </w:r>
      <w:r w:rsidR="00557EB9" w:rsidRPr="004A5A57">
        <w:rPr>
          <w:rFonts w:cstheme="minorHAnsi"/>
          <w:sz w:val="24"/>
          <w:szCs w:val="24"/>
        </w:rPr>
        <w:t>supported investigator-initiated clinical trials.</w:t>
      </w:r>
    </w:p>
    <w:p w14:paraId="449F5C7F" w14:textId="26A9B393" w:rsidR="00072E32" w:rsidRPr="00EE2921" w:rsidRDefault="00072E32" w:rsidP="00F5082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EE2921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Breast </w:t>
      </w:r>
      <w:r w:rsidR="00207508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and Gynecological </w:t>
      </w:r>
      <w:r w:rsidRPr="00EE2921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Cancer</w:t>
      </w:r>
      <w:r w:rsidR="00207508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s</w:t>
      </w:r>
      <w:r w:rsidRPr="00EE2921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―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VA </w:t>
      </w:r>
      <w:r w:rsidR="00F5082E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r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esearch is</w:t>
      </w:r>
      <w:r w:rsidR="00207508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partnering with the National Oncology Program to support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breast </w:t>
      </w:r>
      <w:r w:rsidR="00207508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and gynecological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cancer research. In late 2020, VA launched a new strategic partnership with Duke University</w:t>
      </w:r>
      <w:r w:rsidR="00207508" w:rsidRPr="00EE2921" w:rsidDel="00207508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to</w:t>
      </w:r>
      <w:r w:rsidR="00207508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establish </w:t>
      </w:r>
      <w:hyperlink r:id="rId12" w:anchor=":~:text=VA%27s%20Breast%20and%20Gynecologic%20Oncology%20System%20of%20Excellence&amp;text=The%20BGSOE%20was%20established%20to,ovarian%2C%20uterine%20and%20cervical%20cancer." w:history="1">
        <w:r w:rsidR="00DE2FA0" w:rsidRPr="00DE2FA0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 xml:space="preserve">VA’s </w:t>
        </w:r>
        <w:r w:rsidR="00207508" w:rsidRPr="00DE2FA0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Breast and Gynecologic Oncology System of Excellence</w:t>
        </w:r>
      </w:hyperlink>
      <w:r w:rsidRPr="00F5082E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.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The</w:t>
      </w:r>
      <w:r w:rsidR="00CB1E5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</w:t>
      </w:r>
      <w:hyperlink r:id="rId13" w:history="1">
        <w:r w:rsidR="00CB1E53" w:rsidRPr="00CB1E53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partnership</w:t>
        </w:r>
      </w:hyperlink>
      <w:r w:rsidRPr="00F5082E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 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will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lastRenderedPageBreak/>
        <w:t>seek to recruit top oncolog</w:t>
      </w:r>
      <w:r w:rsidR="009044F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y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speciali</w:t>
      </w:r>
      <w:r w:rsidR="009044F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sts to provide cutting-edge cancer care for women Veterans and the infrastructure to treat the cancers affecting them.</w:t>
      </w:r>
    </w:p>
    <w:p w14:paraId="30AC601C" w14:textId="3745FFC8" w:rsidR="00072E32" w:rsidRDefault="00072E32" w:rsidP="00CB1E5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EE2921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Rare Cancers―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VA </w:t>
      </w:r>
      <w:r w:rsidR="00CB1E53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r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esearch is building partnerships with the </w:t>
      </w:r>
      <w:hyperlink r:id="rId14" w:history="1">
        <w:r w:rsidRPr="00590686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N</w:t>
        </w:r>
        <w:r w:rsidR="00CB1E53" w:rsidRPr="00590686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ational Cancer Institute</w:t>
        </w:r>
      </w:hyperlink>
      <w:r w:rsidR="00CB1E53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and </w:t>
      </w:r>
      <w:r w:rsidR="009044F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industry partners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to address </w:t>
      </w:r>
      <w:r w:rsidR="00590686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rare cancers and r</w:t>
      </w:r>
      <w:r w:rsidR="009044F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are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cancer</w:t>
      </w:r>
      <w:r w:rsidR="009044F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subtypes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in Veterans. VA </w:t>
      </w:r>
      <w:r w:rsidR="0020025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is capitalizing on its unique National </w:t>
      </w:r>
      <w:proofErr w:type="spellStart"/>
      <w:r w:rsidR="0020025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Teleoncology</w:t>
      </w:r>
      <w:proofErr w:type="spellEnd"/>
      <w:r w:rsidR="0020025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Platform </w:t>
      </w:r>
      <w:r w:rsidR="0020025B">
        <w:rPr>
          <w:rFonts w:eastAsia="Times New Roman" w:cstheme="minorHAnsi"/>
          <w:sz w:val="24"/>
          <w:szCs w:val="24"/>
        </w:rPr>
        <w:t xml:space="preserve">to </w:t>
      </w:r>
      <w:r w:rsidR="0020025B" w:rsidRPr="00EB5540">
        <w:rPr>
          <w:rFonts w:eastAsia="Times New Roman" w:cstheme="minorHAnsi"/>
          <w:sz w:val="24"/>
          <w:szCs w:val="24"/>
        </w:rPr>
        <w:t>recruit and enroll</w:t>
      </w:r>
      <w:r w:rsidR="0020025B">
        <w:rPr>
          <w:rFonts w:eastAsia="Times New Roman" w:cstheme="minorHAnsi"/>
          <w:sz w:val="24"/>
          <w:szCs w:val="24"/>
        </w:rPr>
        <w:t xml:space="preserve"> </w:t>
      </w:r>
      <w:r w:rsidR="0020025B" w:rsidRPr="00EB5540">
        <w:rPr>
          <w:rFonts w:eastAsia="Times New Roman" w:cstheme="minorHAnsi"/>
          <w:sz w:val="24"/>
          <w:szCs w:val="24"/>
        </w:rPr>
        <w:t xml:space="preserve">patients from across the </w:t>
      </w:r>
      <w:r w:rsidR="0020025B">
        <w:rPr>
          <w:rFonts w:eastAsia="Times New Roman" w:cstheme="minorHAnsi"/>
          <w:sz w:val="24"/>
          <w:szCs w:val="24"/>
        </w:rPr>
        <w:t xml:space="preserve">VA </w:t>
      </w:r>
      <w:r w:rsidR="0020025B" w:rsidRPr="00EB5540">
        <w:rPr>
          <w:rFonts w:eastAsia="Times New Roman" w:cstheme="minorHAnsi"/>
          <w:sz w:val="24"/>
          <w:szCs w:val="24"/>
        </w:rPr>
        <w:t>enterprise</w:t>
      </w:r>
      <w:r w:rsidR="0020025B" w:rsidRPr="00EB5540">
        <w:rPr>
          <w:rFonts w:cstheme="minorHAnsi"/>
          <w:sz w:val="24"/>
          <w:szCs w:val="24"/>
        </w:rPr>
        <w:t xml:space="preserve"> </w:t>
      </w:r>
      <w:r w:rsidR="0020025B">
        <w:rPr>
          <w:rFonts w:cstheme="minorHAnsi"/>
          <w:sz w:val="24"/>
          <w:szCs w:val="24"/>
        </w:rPr>
        <w:t xml:space="preserve">into </w:t>
      </w:r>
      <w:r w:rsidR="0020025B" w:rsidRPr="00EB5540">
        <w:rPr>
          <w:rFonts w:cstheme="minorHAnsi"/>
          <w:sz w:val="24"/>
          <w:szCs w:val="24"/>
        </w:rPr>
        <w:t>rare cancer clinical trials</w:t>
      </w:r>
      <w:r w:rsidR="0020025B">
        <w:rPr>
          <w:rFonts w:cstheme="minorHAnsi"/>
          <w:sz w:val="24"/>
          <w:szCs w:val="24"/>
        </w:rPr>
        <w:t xml:space="preserve"> using a virtual model.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As a group, rare cancers affect fewer than 40,000 people a year and account for 27% of all cancers in the U.S.,</w:t>
      </w:r>
      <w:r w:rsidR="00590686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according to the National Cancer Institute.</w:t>
      </w:r>
    </w:p>
    <w:p w14:paraId="660E00F6" w14:textId="77777777" w:rsidR="00684D82" w:rsidRDefault="00684D82" w:rsidP="00684D8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</w:p>
    <w:p w14:paraId="3B5419AA" w14:textId="526A482F" w:rsidR="00073BC5" w:rsidRDefault="00000000" w:rsidP="00073BC5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hyperlink r:id="rId15" w:history="1">
        <w:r w:rsidR="00073BC5" w:rsidRPr="0084706D">
          <w:rPr>
            <w:rStyle w:val="Hyperlink"/>
            <w:rFonts w:eastAsia="Times New Roman" w:cstheme="minorHAnsi"/>
            <w:kern w:val="0"/>
            <w:sz w:val="24"/>
            <w:szCs w:val="24"/>
            <w:bdr w:val="none" w:sz="0" w:space="0" w:color="auto" w:frame="1"/>
            <w14:ligatures w14:val="none"/>
          </w:rPr>
          <w:t>Computer Vision and Machine Learning in Precision Oncology</w:t>
        </w:r>
        <w:r w:rsidR="00073BC5" w:rsidRPr="0084706D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 (</w:t>
        </w:r>
        <w:proofErr w:type="spellStart"/>
        <w:r w:rsidR="00073BC5" w:rsidRPr="0084706D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CoMPL</w:t>
        </w:r>
        <w:proofErr w:type="spellEnd"/>
        <w:r w:rsidR="00073BC5" w:rsidRPr="0084706D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t>)</w:t>
        </w:r>
      </w:hyperlink>
      <w:r w:rsidR="0084706D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</w:t>
      </w:r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was established in October 2021 to promote the use of computer vision and machine learning (CVML) for precision oncology within VA. </w:t>
      </w:r>
      <w:proofErr w:type="spellStart"/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CoMPL</w:t>
      </w:r>
      <w:r w:rsid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’</w:t>
      </w:r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s</w:t>
      </w:r>
      <w:proofErr w:type="spellEnd"/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objectives include </w:t>
      </w:r>
      <w:r w:rsidR="0020025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applying advanced data analytic approaches</w:t>
      </w:r>
      <w:r w:rsid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such as </w:t>
      </w:r>
      <w:r w:rsidR="0020025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AI and ML)to develop models </w:t>
      </w:r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and tools; building a community to help VA researchers develop their own CVML applications; and developing new diagnostic tools </w:t>
      </w:r>
      <w:r w:rsidR="002F58D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to predict </w:t>
      </w:r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risk</w:t>
      </w:r>
      <w:r w:rsidR="00EF3B73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,</w:t>
      </w:r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EF3B73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therapeutic </w:t>
      </w:r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response and </w:t>
      </w:r>
      <w:r w:rsidR="00EF3B73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outcome </w:t>
      </w:r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in prostate, lung, </w:t>
      </w:r>
      <w:r w:rsidR="002F58D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head and neck</w:t>
      </w:r>
      <w:r w:rsid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,</w:t>
      </w:r>
      <w:r w:rsidR="002F58D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073BC5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and other cancers.</w:t>
      </w:r>
    </w:p>
    <w:p w14:paraId="35B32AA8" w14:textId="77777777" w:rsidR="00684D82" w:rsidRPr="00EE2921" w:rsidRDefault="00684D82" w:rsidP="00684D82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10C571B5" w14:textId="7660E55B" w:rsidR="00072E32" w:rsidRPr="005D515A" w:rsidRDefault="0038761B" w:rsidP="00CB1E5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Style w:val="Hyperlink"/>
          <w:rFonts w:eastAsia="Times New Roman" w:cstheme="minorHAnsi"/>
          <w:color w:val="444444"/>
          <w:kern w:val="0"/>
          <w:sz w:val="24"/>
          <w:szCs w:val="24"/>
          <w:u w:val="none"/>
          <w14:ligatures w14:val="none"/>
        </w:rPr>
      </w:pP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Click here to </w:t>
      </w:r>
      <w:r w:rsidR="00072E32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learn more about </w:t>
      </w:r>
      <w:r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VA </w:t>
      </w:r>
      <w:r w:rsidR="00072E32" w:rsidRPr="00EE2921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precision oncology</w:t>
      </w:r>
      <w:r w:rsid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research: </w:t>
      </w:r>
      <w:hyperlink r:id="rId16" w:history="1">
        <w:r w:rsidR="00073BC5" w:rsidRPr="00C64BF4">
          <w:rPr>
            <w:rStyle w:val="Hyperlink"/>
            <w:rFonts w:eastAsia="Times New Roman" w:cstheme="minorHAnsi"/>
            <w:kern w:val="0"/>
            <w:sz w:val="24"/>
            <w:szCs w:val="24"/>
            <w:bdr w:val="none" w:sz="0" w:space="0" w:color="auto" w:frame="1"/>
            <w14:ligatures w14:val="none"/>
          </w:rPr>
          <w:t>https://www.research.va.gov/services/amp/pop/default.cfm</w:t>
        </w:r>
      </w:hyperlink>
    </w:p>
    <w:p w14:paraId="6B01B488" w14:textId="77777777" w:rsidR="005D515A" w:rsidRDefault="005D515A" w:rsidP="005D515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</w:p>
    <w:p w14:paraId="02B4B44E" w14:textId="467F49CE" w:rsidR="005D515A" w:rsidDel="00BF0FEA" w:rsidRDefault="005D515A" w:rsidP="005D515A">
      <w:pPr>
        <w:shd w:val="clear" w:color="auto" w:fill="FFFFFF"/>
        <w:spacing w:after="0" w:line="240" w:lineRule="auto"/>
        <w:textAlignment w:val="baseline"/>
        <w:rPr>
          <w:del w:id="0" w:author="Friedland, Bruce I." w:date="2025-05-01T12:39:00Z"/>
          <w:rFonts w:eastAsia="Times New Roman" w:cstheme="minorHAnsi"/>
          <w:b/>
          <w:bCs/>
          <w:color w:val="444444"/>
          <w:kern w:val="0"/>
          <w:sz w:val="24"/>
          <w:szCs w:val="24"/>
          <w:u w:val="single"/>
          <w14:ligatures w14:val="none"/>
        </w:rPr>
      </w:pPr>
      <w:del w:id="1" w:author="Friedland, Bruce I." w:date="2025-05-01T12:39:00Z">
        <w:r w:rsidDel="00BF0FEA">
          <w:rPr>
            <w:rFonts w:eastAsia="Times New Roman" w:cstheme="minorHAnsi"/>
            <w:b/>
            <w:bCs/>
            <w:color w:val="444444"/>
            <w:kern w:val="0"/>
            <w:sz w:val="24"/>
            <w:szCs w:val="24"/>
            <w:u w:val="single"/>
            <w14:ligatures w14:val="none"/>
          </w:rPr>
          <w:delText>The White House “</w:delText>
        </w:r>
        <w:r w:rsidRPr="005D515A" w:rsidDel="00BF0FEA">
          <w:rPr>
            <w:rFonts w:eastAsia="Times New Roman" w:cstheme="minorHAnsi"/>
            <w:b/>
            <w:bCs/>
            <w:color w:val="444444"/>
            <w:kern w:val="0"/>
            <w:sz w:val="24"/>
            <w:szCs w:val="24"/>
            <w:u w:val="single"/>
            <w14:ligatures w14:val="none"/>
          </w:rPr>
          <w:delText>Cancer Moonshot</w:delText>
        </w:r>
        <w:r w:rsidDel="00BF0FEA">
          <w:rPr>
            <w:rFonts w:eastAsia="Times New Roman" w:cstheme="minorHAnsi"/>
            <w:b/>
            <w:bCs/>
            <w:color w:val="444444"/>
            <w:kern w:val="0"/>
            <w:sz w:val="24"/>
            <w:szCs w:val="24"/>
            <w:u w:val="single"/>
            <w14:ligatures w14:val="none"/>
          </w:rPr>
          <w:delText>”</w:delText>
        </w:r>
      </w:del>
    </w:p>
    <w:p w14:paraId="5CF06599" w14:textId="1C3F34D6" w:rsidR="005D515A" w:rsidDel="00BF0FEA" w:rsidRDefault="005D515A" w:rsidP="005D515A">
      <w:pPr>
        <w:shd w:val="clear" w:color="auto" w:fill="FFFFFF"/>
        <w:spacing w:after="0" w:line="240" w:lineRule="auto"/>
        <w:textAlignment w:val="baseline"/>
        <w:rPr>
          <w:del w:id="2" w:author="Friedland, Bruce I." w:date="2025-05-01T12:39:00Z"/>
          <w:rFonts w:eastAsia="Times New Roman" w:cstheme="minorHAnsi"/>
          <w:b/>
          <w:bCs/>
          <w:color w:val="444444"/>
          <w:kern w:val="0"/>
          <w:sz w:val="24"/>
          <w:szCs w:val="24"/>
          <w:u w:val="single"/>
          <w14:ligatures w14:val="none"/>
        </w:rPr>
      </w:pPr>
    </w:p>
    <w:p w14:paraId="15A03147" w14:textId="5E6DF07D" w:rsidR="005D515A" w:rsidRPr="00651CC7" w:rsidDel="00BF0FEA" w:rsidRDefault="00000000" w:rsidP="00651CC7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del w:id="3" w:author="Friedland, Bruce I." w:date="2025-05-01T12:39:00Z"/>
          <w:rFonts w:eastAsia="Times New Roman" w:cstheme="minorHAnsi"/>
          <w:b/>
          <w:bCs/>
          <w:color w:val="000000" w:themeColor="text1"/>
          <w:kern w:val="0"/>
          <w:sz w:val="24"/>
          <w:szCs w:val="24"/>
          <w:u w:val="single"/>
          <w14:ligatures w14:val="none"/>
        </w:rPr>
      </w:pPr>
      <w:del w:id="4" w:author="Friedland, Bruce I." w:date="2025-05-01T12:39:00Z">
        <w:r w:rsidDel="00BF0FEA">
          <w:fldChar w:fldCharType="begin"/>
        </w:r>
        <w:r w:rsidDel="00BF0FEA">
          <w:delInstrText>HYPERLINK "https://www.whitehouse.gov/cancermoonshot/"</w:delInstrText>
        </w:r>
        <w:r w:rsidDel="00BF0FEA">
          <w:fldChar w:fldCharType="separate"/>
        </w:r>
        <w:r w:rsidR="005D515A" w:rsidRPr="0084706D" w:rsidDel="00BF0FEA">
          <w:rPr>
            <w:rStyle w:val="Hyperlink"/>
            <w:sz w:val="24"/>
            <w:szCs w:val="24"/>
            <w:shd w:val="clear" w:color="auto" w:fill="FFFFFF"/>
          </w:rPr>
          <w:delText>The Cancer Moonshot</w:delText>
        </w:r>
        <w:r w:rsidDel="00BF0FEA">
          <w:rPr>
            <w:rStyle w:val="Hyperlink"/>
            <w:sz w:val="24"/>
            <w:szCs w:val="24"/>
            <w:shd w:val="clear" w:color="auto" w:fill="FFFFFF"/>
          </w:rPr>
          <w:fldChar w:fldCharType="end"/>
        </w:r>
        <w:r w:rsidR="00651CC7" w:rsidRPr="00651CC7" w:rsidDel="00BF0FEA">
          <w:rPr>
            <w:color w:val="000000" w:themeColor="text1"/>
            <w:sz w:val="24"/>
            <w:szCs w:val="24"/>
            <w:shd w:val="clear" w:color="auto" w:fill="FFFFFF"/>
          </w:rPr>
          <w:delText xml:space="preserve"> </w:delText>
        </w:r>
        <w:r w:rsidR="005D515A" w:rsidRPr="00651CC7" w:rsidDel="00BF0FEA">
          <w:rPr>
            <w:color w:val="000000" w:themeColor="text1"/>
            <w:sz w:val="24"/>
            <w:szCs w:val="24"/>
            <w:shd w:val="clear" w:color="auto" w:fill="FFFFFF"/>
          </w:rPr>
          <w:delText xml:space="preserve">is a White House initiative to bring renewed leadership to the fight against cancer, facilitate new collaborations and drive progress across the cancer journey using all facets of the oncology community: federal agencies and departments, private companies, </w:delText>
        </w:r>
        <w:r w:rsidR="002B00D8" w:rsidDel="00BF0FEA">
          <w:rPr>
            <w:color w:val="000000" w:themeColor="text1"/>
            <w:sz w:val="24"/>
            <w:szCs w:val="24"/>
            <w:shd w:val="clear" w:color="auto" w:fill="FFFFFF"/>
          </w:rPr>
          <w:delText xml:space="preserve">academia, </w:delText>
        </w:r>
        <w:r w:rsidR="005D515A" w:rsidRPr="00651CC7" w:rsidDel="00BF0FEA">
          <w:rPr>
            <w:color w:val="000000" w:themeColor="text1"/>
            <w:sz w:val="24"/>
            <w:szCs w:val="24"/>
            <w:shd w:val="clear" w:color="auto" w:fill="FFFFFF"/>
          </w:rPr>
          <w:delText>health care providers, patient groups, philanthropies and all Americans.</w:delText>
        </w:r>
      </w:del>
    </w:p>
    <w:p w14:paraId="78B40957" w14:textId="3AAFC925" w:rsidR="00651CC7" w:rsidRPr="00651CC7" w:rsidDel="00BF0FEA" w:rsidRDefault="00651CC7" w:rsidP="00651CC7">
      <w:pPr>
        <w:pStyle w:val="ListParagraph"/>
        <w:shd w:val="clear" w:color="auto" w:fill="FFFFFF"/>
        <w:spacing w:after="0" w:line="240" w:lineRule="auto"/>
        <w:textAlignment w:val="baseline"/>
        <w:rPr>
          <w:del w:id="5" w:author="Friedland, Bruce I." w:date="2025-05-01T12:39:00Z"/>
          <w:rFonts w:eastAsia="Times New Roman" w:cstheme="minorHAnsi"/>
          <w:b/>
          <w:b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787F568F" w14:textId="31B85387" w:rsidR="00651CC7" w:rsidRPr="00651CC7" w:rsidDel="00BF0FEA" w:rsidRDefault="00651CC7" w:rsidP="00651CC7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del w:id="6" w:author="Friedland, Bruce I." w:date="2025-05-01T12:39:00Z"/>
          <w:b/>
          <w:bCs/>
          <w:sz w:val="24"/>
          <w:szCs w:val="24"/>
        </w:rPr>
      </w:pPr>
      <w:del w:id="7" w:author="Friedland, Bruce I." w:date="2025-05-01T12:39:00Z">
        <w:r w:rsidRPr="00651CC7" w:rsidDel="00BF0FEA">
          <w:rPr>
            <w:sz w:val="24"/>
            <w:szCs w:val="24"/>
          </w:rPr>
          <w:delText xml:space="preserve">VA has been a key member of the President’s Cancer Cabinet and has been involved in </w:delText>
        </w:r>
        <w:r w:rsidR="0084706D" w:rsidDel="00BF0FEA">
          <w:rPr>
            <w:sz w:val="24"/>
            <w:szCs w:val="24"/>
          </w:rPr>
          <w:delText xml:space="preserve">the </w:delText>
        </w:r>
        <w:r w:rsidRPr="00651CC7" w:rsidDel="00BF0FEA">
          <w:rPr>
            <w:sz w:val="24"/>
            <w:szCs w:val="24"/>
          </w:rPr>
          <w:delText xml:space="preserve">Cancer Moonshot since </w:delText>
        </w:r>
        <w:r w:rsidDel="00BF0FEA">
          <w:rPr>
            <w:sz w:val="24"/>
            <w:szCs w:val="24"/>
          </w:rPr>
          <w:delText xml:space="preserve">it was created in </w:delText>
        </w:r>
        <w:r w:rsidRPr="00651CC7" w:rsidDel="00BF0FEA">
          <w:rPr>
            <w:sz w:val="24"/>
            <w:szCs w:val="24"/>
          </w:rPr>
          <w:delText xml:space="preserve">2016. </w:delText>
        </w:r>
      </w:del>
    </w:p>
    <w:p w14:paraId="78CA4D84" w14:textId="07693BA9" w:rsidR="00651CC7" w:rsidRPr="00651CC7" w:rsidDel="00BF0FEA" w:rsidRDefault="00651CC7" w:rsidP="00651CC7">
      <w:pPr>
        <w:pStyle w:val="ListParagraph"/>
        <w:spacing w:after="0" w:line="240" w:lineRule="auto"/>
        <w:contextualSpacing w:val="0"/>
        <w:rPr>
          <w:del w:id="8" w:author="Friedland, Bruce I." w:date="2025-05-01T12:39:00Z"/>
          <w:b/>
          <w:bCs/>
          <w:sz w:val="24"/>
          <w:szCs w:val="24"/>
        </w:rPr>
      </w:pPr>
    </w:p>
    <w:p w14:paraId="7181CDF0" w14:textId="0DB959D8" w:rsidR="00EC581B" w:rsidDel="00BF0FEA" w:rsidRDefault="00D404AF" w:rsidP="00651CC7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del w:id="9" w:author="Friedland, Bruce I." w:date="2025-05-01T12:39:00Z"/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del w:id="10" w:author="Friedland, Bruce I." w:date="2025-05-01T12:39:00Z">
        <w:r w:rsidRPr="00651CC7" w:rsidDel="00BF0FEA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 xml:space="preserve">The </w:delText>
        </w:r>
        <w:r w:rsidR="00EC581B" w:rsidRPr="00651CC7" w:rsidDel="00BF0FEA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>Cancer Moonshot is a call-to-action to reduce the cancer death rate by 50% over the next 25 years and to improve the experience of people living with and surviving cancer.</w:delText>
        </w:r>
      </w:del>
    </w:p>
    <w:p w14:paraId="5D8D8CF0" w14:textId="1AB8684C" w:rsidR="00651CC7" w:rsidRPr="00651CC7" w:rsidDel="00BF0FEA" w:rsidRDefault="00651CC7" w:rsidP="00651CC7">
      <w:pPr>
        <w:pStyle w:val="ListParagraph"/>
        <w:rPr>
          <w:del w:id="11" w:author="Friedland, Bruce I." w:date="2025-05-01T12:39:00Z"/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61625B4D" w14:textId="3B4C5C14" w:rsidR="00651CC7" w:rsidDel="00BF0FEA" w:rsidRDefault="00000000" w:rsidP="00651CC7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del w:id="12" w:author="Friedland, Bruce I." w:date="2025-05-01T12:39:00Z"/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del w:id="13" w:author="Friedland, Bruce I." w:date="2025-05-01T12:39:00Z">
        <w:r w:rsidDel="00BF0FEA">
          <w:fldChar w:fldCharType="begin"/>
        </w:r>
        <w:r w:rsidDel="00BF0FEA">
          <w:delInstrText>HYPERLINK "https://www.cancer.va.gov/"</w:delInstrText>
        </w:r>
        <w:r w:rsidDel="00BF0FEA">
          <w:fldChar w:fldCharType="separate"/>
        </w:r>
        <w:r w:rsidR="00651CC7" w:rsidRPr="00651CC7" w:rsidDel="00BF0FEA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delText xml:space="preserve">VA’s National </w:delText>
        </w:r>
        <w:r w:rsidR="00846086" w:rsidDel="00BF0FEA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delText xml:space="preserve">Precision </w:delText>
        </w:r>
        <w:r w:rsidR="00651CC7" w:rsidRPr="00651CC7" w:rsidDel="00BF0FEA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delText>Oncology Program</w:delText>
        </w:r>
        <w:r w:rsidDel="00BF0FEA">
          <w:rPr>
            <w:rStyle w:val="Hyperlink"/>
            <w:rFonts w:eastAsia="Times New Roman" w:cstheme="minorHAnsi"/>
            <w:kern w:val="0"/>
            <w:sz w:val="24"/>
            <w:szCs w:val="24"/>
            <w14:ligatures w14:val="none"/>
          </w:rPr>
          <w:fldChar w:fldCharType="end"/>
        </w:r>
        <w:r w:rsidR="00651CC7" w:rsidDel="00BF0FEA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 xml:space="preserve"> was created in response to the 2016 Cancer Moonshot call to action.</w:delText>
        </w:r>
      </w:del>
    </w:p>
    <w:p w14:paraId="253F2714" w14:textId="7B752BED" w:rsidR="00343F11" w:rsidRPr="00343F11" w:rsidDel="00BF0FEA" w:rsidRDefault="00343F11" w:rsidP="00343F11">
      <w:pPr>
        <w:pStyle w:val="ListParagraph"/>
        <w:rPr>
          <w:del w:id="14" w:author="Friedland, Bruce I." w:date="2025-05-01T12:39:00Z"/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640169A7" w14:textId="7C40D5A3" w:rsidR="00343F11" w:rsidRPr="00343F11" w:rsidDel="00BF0FEA" w:rsidRDefault="00343F11" w:rsidP="00343F11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del w:id="15" w:author="Friedland, Bruce I." w:date="2025-05-01T12:39:00Z"/>
          <w:b/>
          <w:bCs/>
          <w:sz w:val="24"/>
          <w:szCs w:val="24"/>
        </w:rPr>
      </w:pPr>
      <w:del w:id="16" w:author="Friedland, Bruce I." w:date="2025-05-01T12:39:00Z">
        <w:r w:rsidRPr="00F33C77" w:rsidDel="00BF0FEA">
          <w:rPr>
            <w:sz w:val="24"/>
            <w:szCs w:val="24"/>
          </w:rPr>
          <w:delText xml:space="preserve">VA is uniquely </w:delText>
        </w:r>
        <w:r w:rsidR="009223C7" w:rsidDel="00BF0FEA">
          <w:rPr>
            <w:sz w:val="24"/>
            <w:szCs w:val="24"/>
          </w:rPr>
          <w:delText xml:space="preserve">positioned to support the </w:delText>
        </w:r>
        <w:r w:rsidRPr="00F33C77" w:rsidDel="00BF0FEA">
          <w:rPr>
            <w:sz w:val="24"/>
            <w:szCs w:val="24"/>
          </w:rPr>
          <w:delText>Cancer Moonshot’s main goal</w:delText>
        </w:r>
        <w:r w:rsidR="0084706D" w:rsidDel="00BF0FEA">
          <w:rPr>
            <w:sz w:val="24"/>
            <w:szCs w:val="24"/>
          </w:rPr>
          <w:delText xml:space="preserve"> to </w:delText>
        </w:r>
        <w:r w:rsidRPr="00F33C77" w:rsidDel="00BF0FEA">
          <w:rPr>
            <w:sz w:val="24"/>
            <w:szCs w:val="24"/>
          </w:rPr>
          <w:delText>reduc</w:delText>
        </w:r>
        <w:r w:rsidR="0084706D" w:rsidDel="00BF0FEA">
          <w:rPr>
            <w:sz w:val="24"/>
            <w:szCs w:val="24"/>
          </w:rPr>
          <w:delText>e</w:delText>
        </w:r>
        <w:r w:rsidRPr="00F33C77" w:rsidDel="00BF0FEA">
          <w:rPr>
            <w:sz w:val="24"/>
            <w:szCs w:val="24"/>
          </w:rPr>
          <w:delText xml:space="preserve"> cancer mortality by 50% in 25 years through its innovative clinical cancer care and research infrastructure</w:delText>
        </w:r>
        <w:r w:rsidR="009223C7" w:rsidDel="00BF0FEA">
          <w:rPr>
            <w:sz w:val="24"/>
            <w:szCs w:val="24"/>
          </w:rPr>
          <w:delText xml:space="preserve"> to accelerate the development of new treatment options and</w:delText>
        </w:r>
        <w:r w:rsidR="0084706D" w:rsidDel="00BF0FEA">
          <w:rPr>
            <w:sz w:val="24"/>
            <w:szCs w:val="24"/>
          </w:rPr>
          <w:delText>-</w:delText>
        </w:r>
        <w:r w:rsidR="009223C7" w:rsidDel="00BF0FEA">
          <w:rPr>
            <w:sz w:val="24"/>
            <w:szCs w:val="24"/>
          </w:rPr>
          <w:delText>or evidence for care</w:delText>
        </w:r>
        <w:r w:rsidRPr="00F33C77" w:rsidDel="00BF0FEA">
          <w:rPr>
            <w:sz w:val="24"/>
            <w:szCs w:val="24"/>
          </w:rPr>
          <w:delText>.</w:delText>
        </w:r>
      </w:del>
    </w:p>
    <w:p w14:paraId="5047267D" w14:textId="5E50BCBC" w:rsidR="008A166A" w:rsidRPr="008A166A" w:rsidDel="00BF0FEA" w:rsidRDefault="008A166A" w:rsidP="008A166A">
      <w:pPr>
        <w:pStyle w:val="ListParagraph"/>
        <w:rPr>
          <w:del w:id="17" w:author="Friedland, Bruce I." w:date="2025-05-01T12:39:00Z"/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5736116B" w14:textId="592255BA" w:rsidR="008A166A" w:rsidRDefault="008A166A" w:rsidP="00EC581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del w:id="18" w:author="Friedland, Bruce I." w:date="2025-05-01T12:39:00Z">
        <w:r w:rsidDel="00BF0FEA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 xml:space="preserve">In response to the </w:delText>
        </w:r>
        <w:r w:rsidR="009223C7" w:rsidDel="00BF0FEA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 xml:space="preserve">reignited </w:delText>
        </w:r>
        <w:r w:rsidDel="00BF0FEA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 xml:space="preserve">Cancer Moonshot initiative, </w:delText>
        </w:r>
      </w:del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VA has increased </w:t>
      </w:r>
      <w:r w:rsidR="009223C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cancer 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screening</w:t>
      </w:r>
      <w:r w:rsidR="009223C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s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and </w:t>
      </w:r>
      <w:r w:rsidR="009223C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access to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treatment </w:t>
      </w:r>
      <w:r w:rsidR="009223C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and trials via </w:t>
      </w:r>
      <w:proofErr w:type="spellStart"/>
      <w:r w:rsidR="009223C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teleoncology</w:t>
      </w:r>
      <w:proofErr w:type="spellEnd"/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, leveraged technologies and new</w:t>
      </w:r>
      <w:r w:rsidR="009223C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and standard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therapies</w:t>
      </w:r>
      <w:r w:rsid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. VA has also b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uilt important partnerships that offer Veterans access to specialized </w:t>
      </w:r>
      <w:r w:rsidR="009223C7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oncology care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. </w:t>
      </w:r>
    </w:p>
    <w:p w14:paraId="5FF98582" w14:textId="77777777" w:rsidR="008A166A" w:rsidRPr="008A166A" w:rsidRDefault="008A166A" w:rsidP="008A166A">
      <w:pPr>
        <w:pStyle w:val="ListParagraph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417C7DF9" w14:textId="191D789D" w:rsidR="008A166A" w:rsidRDefault="00C479E6" w:rsidP="00EC581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del w:id="19" w:author="Friedland, Bruce I." w:date="2025-05-01T12:40:00Z">
        <w:r w:rsidDel="00BF0FEA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 xml:space="preserve">As part of the Cancer Moonshot, </w:delText>
        </w:r>
      </w:del>
      <w:r w:rsidR="008A166A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VA has built interagency collaborations 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with DOD and the National Institute of Health’s National Cancer Institute and National Institute of Environmental Health Sciences. </w:t>
      </w:r>
    </w:p>
    <w:p w14:paraId="27654584" w14:textId="77777777" w:rsidR="0084706D" w:rsidRDefault="0084706D" w:rsidP="0084706D">
      <w:pPr>
        <w:shd w:val="clear" w:color="auto" w:fill="FFFFFF"/>
        <w:tabs>
          <w:tab w:val="left" w:pos="7020"/>
        </w:tabs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6A04E38C" w14:textId="2D7959E6" w:rsidR="00FA34E4" w:rsidRPr="00FA34E4" w:rsidRDefault="003312AE" w:rsidP="0084706D">
      <w:pPr>
        <w:pStyle w:val="ListParagraph"/>
        <w:numPr>
          <w:ilvl w:val="0"/>
          <w:numId w:val="4"/>
        </w:numPr>
        <w:shd w:val="clear" w:color="auto" w:fill="FFFFFF"/>
        <w:tabs>
          <w:tab w:val="left" w:pos="7020"/>
        </w:tabs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VA’s National Precision Oncology Program (NPOP</w:t>
      </w:r>
      <w:del w:id="20" w:author="Friedland, Bruce I." w:date="2025-05-01T12:40:00Z">
        <w:r w:rsidRPr="0084706D" w:rsidDel="00BF0FEA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>), created in response to the first Cancer Moonshot,</w:delText>
        </w:r>
      </w:del>
      <w:r w:rsidRP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050C64" w:rsidRPr="0084706D">
        <w:rPr>
          <w:rFonts w:cstheme="minorHAnsi"/>
          <w:color w:val="000000" w:themeColor="text1"/>
          <w:sz w:val="24"/>
          <w:szCs w:val="24"/>
        </w:rPr>
        <w:t xml:space="preserve">provides centralized clinical-grade tumor gene panel testing </w:t>
      </w:r>
      <w:r w:rsidR="00050C64" w:rsidRP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(somatic and germline)</w:t>
      </w:r>
      <w:r w:rsidR="0084706D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for </w:t>
      </w:r>
      <w:r w:rsidR="00050C64" w:rsidRPr="0084706D">
        <w:rPr>
          <w:rFonts w:cstheme="minorHAnsi"/>
          <w:color w:val="000000" w:themeColor="text1"/>
          <w:sz w:val="24"/>
          <w:szCs w:val="24"/>
        </w:rPr>
        <w:t xml:space="preserve">Veterans with advanced cancer from VA medical centers </w:t>
      </w:r>
      <w:r w:rsidR="0084706D">
        <w:rPr>
          <w:rFonts w:cstheme="minorHAnsi"/>
          <w:color w:val="000000" w:themeColor="text1"/>
          <w:sz w:val="24"/>
          <w:szCs w:val="24"/>
        </w:rPr>
        <w:t xml:space="preserve">nationwide. NPOP also provides </w:t>
      </w:r>
      <w:r w:rsidR="00050C64" w:rsidRPr="0084706D">
        <w:rPr>
          <w:rFonts w:cstheme="minorHAnsi"/>
          <w:color w:val="000000" w:themeColor="text1"/>
          <w:sz w:val="24"/>
          <w:szCs w:val="24"/>
        </w:rPr>
        <w:t>expert consultation to assist oncologists with interpret</w:t>
      </w:r>
      <w:r w:rsidR="003F1224">
        <w:rPr>
          <w:rFonts w:cstheme="minorHAnsi"/>
          <w:color w:val="000000" w:themeColor="text1"/>
          <w:sz w:val="24"/>
          <w:szCs w:val="24"/>
        </w:rPr>
        <w:t xml:space="preserve">ing </w:t>
      </w:r>
      <w:r w:rsidR="00050C64" w:rsidRPr="0084706D">
        <w:rPr>
          <w:rFonts w:cstheme="minorHAnsi"/>
          <w:color w:val="000000" w:themeColor="text1"/>
          <w:sz w:val="24"/>
          <w:szCs w:val="24"/>
        </w:rPr>
        <w:t>and appl</w:t>
      </w:r>
      <w:r w:rsidR="003F1224">
        <w:rPr>
          <w:rFonts w:cstheme="minorHAnsi"/>
          <w:color w:val="000000" w:themeColor="text1"/>
          <w:sz w:val="24"/>
          <w:szCs w:val="24"/>
        </w:rPr>
        <w:t xml:space="preserve">ying </w:t>
      </w:r>
      <w:r w:rsidR="00050C64" w:rsidRPr="0084706D">
        <w:rPr>
          <w:rFonts w:cstheme="minorHAnsi"/>
          <w:color w:val="000000" w:themeColor="text1"/>
          <w:sz w:val="24"/>
          <w:szCs w:val="24"/>
        </w:rPr>
        <w:t xml:space="preserve">complex testing results and </w:t>
      </w:r>
      <w:r w:rsidR="003F1224">
        <w:rPr>
          <w:rFonts w:cstheme="minorHAnsi"/>
          <w:color w:val="000000" w:themeColor="text1"/>
          <w:sz w:val="24"/>
          <w:szCs w:val="24"/>
        </w:rPr>
        <w:t xml:space="preserve">with </w:t>
      </w:r>
      <w:r w:rsidR="00050C64" w:rsidRPr="0084706D">
        <w:rPr>
          <w:rFonts w:cstheme="minorHAnsi"/>
          <w:color w:val="000000" w:themeColor="text1"/>
          <w:sz w:val="24"/>
          <w:szCs w:val="24"/>
        </w:rPr>
        <w:t>therapeutic decisions to improve Veteran cancer outcome.</w:t>
      </w:r>
    </w:p>
    <w:p w14:paraId="589A59B5" w14:textId="77777777" w:rsidR="00FA34E4" w:rsidRPr="00FA34E4" w:rsidRDefault="00FA34E4" w:rsidP="00FA34E4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2335D85D" w14:textId="7496DEB8" w:rsidR="00FA34E4" w:rsidRDefault="00FA34E4" w:rsidP="00FA34E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Since </w:t>
      </w:r>
      <w:del w:id="21" w:author="Friedland, Bruce I." w:date="2025-05-01T12:40:00Z">
        <w:r w:rsidDel="00F10978">
          <w:rPr>
            <w:rFonts w:ascii="Calibri" w:hAnsi="Calibri" w:cs="Calibri"/>
            <w:color w:val="000000"/>
            <w:sz w:val="24"/>
            <w:szCs w:val="24"/>
          </w:rPr>
          <w:delText xml:space="preserve">the Cancer Moonshot was launched in </w:delText>
        </w:r>
      </w:del>
      <w:r>
        <w:rPr>
          <w:rFonts w:ascii="Calibri" w:hAnsi="Calibri" w:cs="Calibri"/>
          <w:color w:val="000000"/>
          <w:sz w:val="24"/>
          <w:szCs w:val="24"/>
        </w:rPr>
        <w:t>2016, VA has guided cancer care through advanced molecular testing for more than 49,000 Veterans and has performed more than 72,000 molecular tests. VA has also conducted more than 5,000 provider-to-provider interfacility consults since 2020. VA is a national leader in ensuring that services will be available to all Veterans.</w:t>
      </w:r>
    </w:p>
    <w:p w14:paraId="40E3E982" w14:textId="5DA807F0" w:rsidR="00D16D70" w:rsidRPr="00FA34E4" w:rsidRDefault="00050C64" w:rsidP="00FA34E4">
      <w:pPr>
        <w:shd w:val="clear" w:color="auto" w:fill="FFFFFF"/>
        <w:tabs>
          <w:tab w:val="left" w:pos="7020"/>
        </w:tabs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FA34E4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5070188F" w14:textId="2D5E458C" w:rsidR="004022CB" w:rsidRDefault="00D16D70" w:rsidP="006B5EC1">
      <w:pPr>
        <w:pStyle w:val="ListParagraph"/>
        <w:numPr>
          <w:ilvl w:val="0"/>
          <w:numId w:val="4"/>
        </w:numPr>
        <w:shd w:val="clear" w:color="auto" w:fill="FFFFFF"/>
        <w:tabs>
          <w:tab w:val="left" w:pos="7020"/>
        </w:tabs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del w:id="22" w:author="Friedland, Bruce I." w:date="2025-05-01T12:40:00Z">
        <w:r w:rsidRPr="000F31FB" w:rsidDel="00F10978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delText xml:space="preserve">The Cancer Moonshot </w:delText>
        </w:r>
      </w:del>
      <w:ins w:id="23" w:author="Friedland, Bruce I." w:date="2025-05-01T12:40:00Z">
        <w:r w:rsidR="00F10978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t>V</w:t>
        </w:r>
      </w:ins>
      <w:ins w:id="24" w:author="Friedland, Bruce I." w:date="2025-05-01T12:41:00Z">
        <w:r w:rsidR="00F10978">
          <w:rPr>
            <w:rFonts w:eastAsia="Times New Roman" w:cstheme="minorHAnsi"/>
            <w:color w:val="000000" w:themeColor="text1"/>
            <w:kern w:val="0"/>
            <w:sz w:val="24"/>
            <w:szCs w:val="24"/>
            <w14:ligatures w14:val="none"/>
          </w:rPr>
          <w:t xml:space="preserve">A’s Precision Oncology effort </w:t>
        </w:r>
      </w:ins>
      <w:r w:rsidRPr="000F31F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is aligned with VA’s priority to serve toxic-exposed Veterans through the PACT Act. The law expands</w:t>
      </w:r>
      <w:r w:rsidR="004F272B" w:rsidRPr="000F31FB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health care and benefits to Veterans who may have been exposed to burn pits, Agent Orange and other potentially toxic environmental hazards.</w:t>
      </w:r>
    </w:p>
    <w:p w14:paraId="6A530F65" w14:textId="77777777" w:rsidR="00343F11" w:rsidRPr="00343F11" w:rsidRDefault="00343F11" w:rsidP="00343F11">
      <w:pPr>
        <w:pStyle w:val="ListParagraph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63753554" w14:textId="7C441005" w:rsidR="00343F11" w:rsidRPr="00343F11" w:rsidRDefault="00343F11" w:rsidP="00343F11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33C77">
        <w:rPr>
          <w:rFonts w:ascii="Calibri" w:eastAsia="Calibri" w:hAnsi="Calibri" w:cs="Calibri"/>
          <w:color w:val="1B1B1B"/>
          <w:sz w:val="24"/>
          <w:szCs w:val="24"/>
        </w:rPr>
        <w:t xml:space="preserve">Most recently, </w:t>
      </w:r>
      <w:hyperlink r:id="rId17">
        <w:r w:rsidRPr="00F33C77">
          <w:rPr>
            <w:rStyle w:val="Hyperlink"/>
            <w:rFonts w:ascii="Calibri" w:eastAsia="Calibri" w:hAnsi="Calibri" w:cs="Calibri"/>
            <w:sz w:val="24"/>
            <w:szCs w:val="24"/>
          </w:rPr>
          <w:t>three cancer types were added to the PACT Act</w:t>
        </w:r>
      </w:hyperlink>
      <w:r w:rsidRPr="00F33C77">
        <w:rPr>
          <w:rFonts w:ascii="Calibri" w:eastAsia="Calibri" w:hAnsi="Calibri" w:cs="Calibri"/>
          <w:color w:val="1B1B1B"/>
          <w:sz w:val="24"/>
          <w:szCs w:val="24"/>
        </w:rPr>
        <w:t xml:space="preserve">’s presumed service-connected disabilities list: male breast cancer, urethral cancer and cancer of the paraurethral glands. This brings the PACT Act’s total cancer presumptions of service connection to 14 different types. </w:t>
      </w:r>
    </w:p>
    <w:p w14:paraId="7B4CE2DC" w14:textId="77777777" w:rsidR="00651CC7" w:rsidRPr="00651CC7" w:rsidRDefault="00651CC7" w:rsidP="00651CC7">
      <w:pPr>
        <w:pStyle w:val="ListParagraph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48536C6D" w14:textId="0469DC5D" w:rsidR="00651CC7" w:rsidRPr="00651CC7" w:rsidDel="00F10978" w:rsidRDefault="00651CC7" w:rsidP="00651CC7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del w:id="25" w:author="Friedland, Bruce I." w:date="2025-05-01T12:41:00Z"/>
          <w:b/>
          <w:bCs/>
          <w:sz w:val="24"/>
          <w:szCs w:val="24"/>
        </w:rPr>
      </w:pPr>
      <w:del w:id="26" w:author="Friedland, Bruce I." w:date="2025-05-01T12:41:00Z">
        <w:r w:rsidRPr="00651CC7" w:rsidDel="00F10978">
          <w:rPr>
            <w:sz w:val="24"/>
            <w:szCs w:val="24"/>
          </w:rPr>
          <w:delText xml:space="preserve">VA has </w:delText>
        </w:r>
        <w:r w:rsidDel="00F10978">
          <w:rPr>
            <w:sz w:val="24"/>
            <w:szCs w:val="24"/>
          </w:rPr>
          <w:delText xml:space="preserve">more than </w:delText>
        </w:r>
        <w:r w:rsidRPr="00651CC7" w:rsidDel="00F10978">
          <w:rPr>
            <w:sz w:val="24"/>
            <w:szCs w:val="24"/>
          </w:rPr>
          <w:delText>15 Cancer Moonshot work streams focused on clinical cancer care and cancer research.</w:delText>
        </w:r>
      </w:del>
    </w:p>
    <w:p w14:paraId="20ADD97A" w14:textId="6C378B96" w:rsidR="00651CC7" w:rsidRPr="00651CC7" w:rsidDel="00F10978" w:rsidRDefault="00651CC7" w:rsidP="00651CC7">
      <w:pPr>
        <w:pStyle w:val="ListParagraph"/>
        <w:spacing w:after="0" w:line="240" w:lineRule="auto"/>
        <w:contextualSpacing w:val="0"/>
        <w:rPr>
          <w:del w:id="27" w:author="Friedland, Bruce I." w:date="2025-05-01T12:41:00Z"/>
          <w:b/>
          <w:bCs/>
          <w:sz w:val="24"/>
          <w:szCs w:val="24"/>
        </w:rPr>
      </w:pPr>
    </w:p>
    <w:p w14:paraId="43735FBF" w14:textId="68BB3AE9" w:rsidR="00651CC7" w:rsidRPr="00651CC7" w:rsidDel="00F10978" w:rsidRDefault="00651CC7" w:rsidP="00651CC7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del w:id="28" w:author="Friedland, Bruce I." w:date="2025-05-01T12:41:00Z"/>
          <w:b/>
          <w:bCs/>
          <w:sz w:val="24"/>
          <w:szCs w:val="24"/>
        </w:rPr>
      </w:pPr>
      <w:del w:id="29" w:author="Friedland, Bruce I." w:date="2025-05-01T12:41:00Z">
        <w:r w:rsidRPr="00651CC7" w:rsidDel="00F10978">
          <w:rPr>
            <w:sz w:val="24"/>
            <w:szCs w:val="24"/>
          </w:rPr>
          <w:delText>VA is collaborating with the Department of Defense, the National Institutes of Health, the National Cancer Institute and the Department of Energy on Cancer Moonshot initiatives.</w:delText>
        </w:r>
      </w:del>
    </w:p>
    <w:p w14:paraId="29AD601C" w14:textId="77777777" w:rsidR="00651CC7" w:rsidRPr="00651CC7" w:rsidRDefault="00651CC7" w:rsidP="00651CC7">
      <w:pPr>
        <w:shd w:val="clear" w:color="auto" w:fill="FFFFFF"/>
        <w:tabs>
          <w:tab w:val="left" w:pos="7020"/>
        </w:tabs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0389614B" w14:textId="714E0D44" w:rsidR="00F33C77" w:rsidRDefault="00F33C77" w:rsidP="00F33C77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del w:id="30" w:author="Friedland, Bruce I." w:date="2025-05-01T12:41:00Z">
        <w:r w:rsidRPr="00F33C77" w:rsidDel="00F10978">
          <w:rPr>
            <w:sz w:val="24"/>
            <w:szCs w:val="24"/>
          </w:rPr>
          <w:delText xml:space="preserve">In direct alignment with Cancer Moonshot, </w:delText>
        </w:r>
      </w:del>
      <w:r w:rsidRPr="00F33C77">
        <w:rPr>
          <w:sz w:val="24"/>
          <w:szCs w:val="24"/>
        </w:rPr>
        <w:t xml:space="preserve">VA is diagnosing cancer earlier through enhanced screening capabilities, preventing cancer through an aggressive tobacco </w:t>
      </w:r>
      <w:r w:rsidRPr="00F33C77">
        <w:rPr>
          <w:sz w:val="24"/>
          <w:szCs w:val="24"/>
        </w:rPr>
        <w:lastRenderedPageBreak/>
        <w:t>cessation program and tackling rare cancer</w:t>
      </w:r>
      <w:r w:rsidR="003F1224">
        <w:rPr>
          <w:sz w:val="24"/>
          <w:szCs w:val="24"/>
        </w:rPr>
        <w:t>-</w:t>
      </w:r>
      <w:r w:rsidR="003979D8">
        <w:rPr>
          <w:sz w:val="24"/>
          <w:szCs w:val="24"/>
        </w:rPr>
        <w:t>rare subtypes</w:t>
      </w:r>
      <w:r w:rsidRPr="00F33C77">
        <w:rPr>
          <w:sz w:val="24"/>
          <w:szCs w:val="24"/>
        </w:rPr>
        <w:t xml:space="preserve"> head</w:t>
      </w:r>
      <w:r w:rsidR="003F1224">
        <w:rPr>
          <w:sz w:val="24"/>
          <w:szCs w:val="24"/>
        </w:rPr>
        <w:t xml:space="preserve"> </w:t>
      </w:r>
      <w:r w:rsidRPr="00F33C77">
        <w:rPr>
          <w:sz w:val="24"/>
          <w:szCs w:val="24"/>
        </w:rPr>
        <w:t>on with a team-based approach.</w:t>
      </w:r>
    </w:p>
    <w:p w14:paraId="475B9930" w14:textId="77777777" w:rsidR="00343F11" w:rsidRPr="00343F11" w:rsidRDefault="00343F11" w:rsidP="00343F11">
      <w:pPr>
        <w:spacing w:after="0" w:line="240" w:lineRule="auto"/>
        <w:rPr>
          <w:sz w:val="24"/>
          <w:szCs w:val="24"/>
        </w:rPr>
      </w:pPr>
    </w:p>
    <w:p w14:paraId="727FDBE9" w14:textId="77777777" w:rsidR="00343F11" w:rsidRDefault="00F33C77" w:rsidP="00F33C77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sz w:val="24"/>
          <w:szCs w:val="24"/>
        </w:rPr>
      </w:pPr>
      <w:r w:rsidRPr="00F33C77">
        <w:rPr>
          <w:sz w:val="24"/>
          <w:szCs w:val="24"/>
        </w:rPr>
        <w:t>VA prioritizes health equity in the development and implementation of all cancer screening, cancer treatment, clinical trials, and survivorship programs.</w:t>
      </w:r>
    </w:p>
    <w:p w14:paraId="48662900" w14:textId="00AC7136" w:rsidR="00F33C77" w:rsidRPr="00343F11" w:rsidRDefault="00F33C77" w:rsidP="00343F11">
      <w:pPr>
        <w:spacing w:after="0" w:line="240" w:lineRule="auto"/>
        <w:rPr>
          <w:sz w:val="24"/>
          <w:szCs w:val="24"/>
        </w:rPr>
      </w:pPr>
      <w:r w:rsidRPr="00343F11">
        <w:rPr>
          <w:sz w:val="24"/>
          <w:szCs w:val="24"/>
        </w:rPr>
        <w:t xml:space="preserve"> </w:t>
      </w:r>
    </w:p>
    <w:p w14:paraId="46D51304" w14:textId="10EE6D79" w:rsidR="00343F11" w:rsidRPr="00343F11" w:rsidRDefault="00F33C77" w:rsidP="00F33C77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F33C77">
        <w:rPr>
          <w:rFonts w:ascii="Calibri" w:hAnsi="Calibri" w:cs="Calibri"/>
          <w:color w:val="242424"/>
          <w:sz w:val="24"/>
          <w:szCs w:val="24"/>
        </w:rPr>
        <w:t>Established in February 2023</w:t>
      </w:r>
      <w:del w:id="31" w:author="Friedland, Bruce I." w:date="2025-05-01T12:42:00Z">
        <w:r w:rsidRPr="00F33C77" w:rsidDel="00F10978">
          <w:rPr>
            <w:rFonts w:ascii="Calibri" w:hAnsi="Calibri" w:cs="Calibri"/>
            <w:color w:val="242424"/>
            <w:sz w:val="24"/>
            <w:szCs w:val="24"/>
          </w:rPr>
          <w:delText xml:space="preserve"> under the Cancer Moonshot</w:delText>
        </w:r>
      </w:del>
      <w:r w:rsidRPr="00F33C77">
        <w:rPr>
          <w:rFonts w:ascii="Calibri" w:hAnsi="Calibri" w:cs="Calibri"/>
          <w:color w:val="242424"/>
          <w:sz w:val="24"/>
          <w:szCs w:val="24"/>
        </w:rPr>
        <w:t>,</w:t>
      </w:r>
      <w:r w:rsidR="003F1224">
        <w:rPr>
          <w:rFonts w:ascii="Calibri" w:hAnsi="Calibri" w:cs="Calibri"/>
          <w:color w:val="242424"/>
          <w:sz w:val="24"/>
          <w:szCs w:val="24"/>
        </w:rPr>
        <w:t xml:space="preserve"> the </w:t>
      </w:r>
      <w:hyperlink r:id="rId18" w:history="1">
        <w:r w:rsidRPr="00F33C77">
          <w:rPr>
            <w:rStyle w:val="Hyperlink"/>
            <w:rFonts w:ascii="Calibri" w:hAnsi="Calibri" w:cs="Calibri"/>
            <w:sz w:val="24"/>
            <w:szCs w:val="24"/>
          </w:rPr>
          <w:t>Clinical Cancer Genetics Service</w:t>
        </w:r>
      </w:hyperlink>
      <w:r w:rsidRPr="00F33C77">
        <w:rPr>
          <w:rFonts w:ascii="Calibri" w:hAnsi="Calibri" w:cs="Calibri"/>
          <w:color w:val="242424"/>
          <w:sz w:val="24"/>
          <w:szCs w:val="24"/>
        </w:rPr>
        <w:t xml:space="preserve"> provided services to more than 1</w:t>
      </w:r>
      <w:r w:rsidR="003F1224">
        <w:rPr>
          <w:rFonts w:ascii="Calibri" w:hAnsi="Calibri" w:cs="Calibri"/>
          <w:color w:val="242424"/>
          <w:sz w:val="24"/>
          <w:szCs w:val="24"/>
        </w:rPr>
        <w:t>,</w:t>
      </w:r>
      <w:r w:rsidRPr="00F33C77">
        <w:rPr>
          <w:rFonts w:ascii="Calibri" w:hAnsi="Calibri" w:cs="Calibri"/>
          <w:color w:val="242424"/>
          <w:sz w:val="24"/>
          <w:szCs w:val="24"/>
        </w:rPr>
        <w:t xml:space="preserve">100 Veterans at 77 </w:t>
      </w:r>
      <w:r w:rsidR="003F1224">
        <w:rPr>
          <w:rFonts w:ascii="Calibri" w:hAnsi="Calibri" w:cs="Calibri"/>
          <w:color w:val="242424"/>
          <w:sz w:val="24"/>
          <w:szCs w:val="24"/>
        </w:rPr>
        <w:t xml:space="preserve">VA medical centers </w:t>
      </w:r>
      <w:r w:rsidRPr="00F33C77">
        <w:rPr>
          <w:rFonts w:ascii="Calibri" w:hAnsi="Calibri" w:cs="Calibri"/>
          <w:color w:val="242424"/>
          <w:sz w:val="24"/>
          <w:szCs w:val="24"/>
        </w:rPr>
        <w:t xml:space="preserve">by the end of </w:t>
      </w:r>
      <w:r w:rsidR="00771534">
        <w:rPr>
          <w:rFonts w:ascii="Calibri" w:hAnsi="Calibri" w:cs="Calibri"/>
          <w:color w:val="242424"/>
          <w:sz w:val="24"/>
          <w:szCs w:val="24"/>
        </w:rPr>
        <w:t>20</w:t>
      </w:r>
      <w:r w:rsidRPr="00F33C77">
        <w:rPr>
          <w:rFonts w:ascii="Calibri" w:hAnsi="Calibri" w:cs="Calibri"/>
          <w:color w:val="242424"/>
          <w:sz w:val="24"/>
          <w:szCs w:val="24"/>
        </w:rPr>
        <w:t>23. This cutting-edge program improves equitable access to care through virtual genetic counseling services and multidisciplinary genetic education.</w:t>
      </w:r>
    </w:p>
    <w:p w14:paraId="445CE4F6" w14:textId="4B62F0C5" w:rsidR="00343F11" w:rsidRPr="003F1224" w:rsidRDefault="00F33C77" w:rsidP="00343F11">
      <w:p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  <w:r w:rsidRPr="00343F11">
        <w:rPr>
          <w:rFonts w:ascii="Calibri" w:hAnsi="Calibri" w:cs="Calibri"/>
          <w:color w:val="242424"/>
          <w:sz w:val="24"/>
          <w:szCs w:val="24"/>
        </w:rPr>
        <w:t> </w:t>
      </w:r>
    </w:p>
    <w:p w14:paraId="3482F904" w14:textId="7C33BFAF" w:rsidR="00F33C77" w:rsidRPr="00343F11" w:rsidRDefault="00F33C77" w:rsidP="00F33C77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33C77">
        <w:rPr>
          <w:rFonts w:ascii="Calibri" w:eastAsia="Calibri" w:hAnsi="Calibri" w:cs="Calibri"/>
          <w:color w:val="1B1B1B"/>
          <w:sz w:val="24"/>
          <w:szCs w:val="24"/>
        </w:rPr>
        <w:t xml:space="preserve">In 2023, </w:t>
      </w:r>
      <w:hyperlink r:id="rId19">
        <w:r w:rsidRPr="00F33C77">
          <w:rPr>
            <w:rStyle w:val="Hyperlink"/>
            <w:rFonts w:ascii="Calibri" w:eastAsia="Calibri" w:hAnsi="Calibri" w:cs="Calibri"/>
            <w:sz w:val="24"/>
            <w:szCs w:val="24"/>
          </w:rPr>
          <w:t xml:space="preserve">VA announced a historic partnership with </w:t>
        </w:r>
        <w:r w:rsidR="003F1224">
          <w:rPr>
            <w:rStyle w:val="Hyperlink"/>
            <w:rFonts w:ascii="Calibri" w:eastAsia="Calibri" w:hAnsi="Calibri" w:cs="Calibri"/>
            <w:sz w:val="24"/>
            <w:szCs w:val="24"/>
          </w:rPr>
          <w:t>the National Cancer Institute</w:t>
        </w:r>
      </w:hyperlink>
      <w:r w:rsidRPr="00F33C77">
        <w:rPr>
          <w:rFonts w:ascii="Calibri" w:eastAsia="Calibri" w:hAnsi="Calibri" w:cs="Calibri"/>
          <w:color w:val="1B1B1B"/>
          <w:sz w:val="24"/>
          <w:szCs w:val="24"/>
        </w:rPr>
        <w:t xml:space="preserve"> to share cancer registry information, allowing VA to access critical data on Veterans’ cancer diagnoses and treatment outside of </w:t>
      </w:r>
      <w:r w:rsidR="005A765D">
        <w:rPr>
          <w:rFonts w:ascii="Calibri" w:eastAsia="Calibri" w:hAnsi="Calibri" w:cs="Calibri"/>
          <w:color w:val="1B1B1B"/>
          <w:sz w:val="24"/>
          <w:szCs w:val="24"/>
        </w:rPr>
        <w:t xml:space="preserve">VA’s health care </w:t>
      </w:r>
      <w:r w:rsidRPr="00F33C77">
        <w:rPr>
          <w:rFonts w:ascii="Calibri" w:eastAsia="Calibri" w:hAnsi="Calibri" w:cs="Calibri"/>
          <w:color w:val="1B1B1B"/>
          <w:sz w:val="24"/>
          <w:szCs w:val="24"/>
        </w:rPr>
        <w:t>system. This will help VA study the impact of cancer on the Veteran community</w:t>
      </w:r>
      <w:r w:rsidR="005A765D">
        <w:rPr>
          <w:rFonts w:ascii="Calibri" w:eastAsia="Calibri" w:hAnsi="Calibri" w:cs="Calibri"/>
          <w:color w:val="1B1B1B"/>
          <w:sz w:val="24"/>
          <w:szCs w:val="24"/>
        </w:rPr>
        <w:t xml:space="preserve">, </w:t>
      </w:r>
      <w:r w:rsidRPr="00F33C77">
        <w:rPr>
          <w:rFonts w:ascii="Calibri" w:eastAsia="Calibri" w:hAnsi="Calibri" w:cs="Calibri"/>
          <w:color w:val="1B1B1B"/>
          <w:sz w:val="24"/>
          <w:szCs w:val="24"/>
        </w:rPr>
        <w:t xml:space="preserve">including cancers linked to toxic exposures during military service </w:t>
      </w:r>
      <w:r w:rsidR="005A765D">
        <w:rPr>
          <w:rFonts w:ascii="Calibri" w:eastAsia="Calibri" w:hAnsi="Calibri" w:cs="Calibri"/>
          <w:color w:val="1B1B1B"/>
          <w:sz w:val="24"/>
          <w:szCs w:val="24"/>
        </w:rPr>
        <w:t xml:space="preserve">and in </w:t>
      </w:r>
      <w:r w:rsidRPr="00F33C77">
        <w:rPr>
          <w:rFonts w:ascii="Calibri" w:eastAsia="Calibri" w:hAnsi="Calibri" w:cs="Calibri"/>
          <w:color w:val="1B1B1B"/>
          <w:sz w:val="24"/>
          <w:szCs w:val="24"/>
        </w:rPr>
        <w:t xml:space="preserve">direct alignment with </w:t>
      </w:r>
      <w:r w:rsidR="005A765D">
        <w:rPr>
          <w:rFonts w:ascii="Calibri" w:eastAsia="Calibri" w:hAnsi="Calibri" w:cs="Calibri"/>
          <w:color w:val="1B1B1B"/>
          <w:sz w:val="24"/>
          <w:szCs w:val="24"/>
        </w:rPr>
        <w:t xml:space="preserve">Section 505 of the </w:t>
      </w:r>
      <w:r w:rsidRPr="00F33C77">
        <w:rPr>
          <w:rFonts w:ascii="Calibri" w:eastAsia="Calibri" w:hAnsi="Calibri" w:cs="Calibri"/>
          <w:color w:val="1B1B1B"/>
          <w:sz w:val="24"/>
          <w:szCs w:val="24"/>
        </w:rPr>
        <w:t>PACT Act.</w:t>
      </w:r>
    </w:p>
    <w:p w14:paraId="7BED3AA8" w14:textId="77777777" w:rsidR="00343F11" w:rsidRPr="00343F11" w:rsidRDefault="00343F11" w:rsidP="00343F11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230117D" w14:textId="0F7C7218" w:rsidR="00F33C77" w:rsidRPr="00F33C77" w:rsidRDefault="00AF1C50" w:rsidP="00F33C77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Calibri" w:eastAsia="Calibri" w:hAnsi="Calibri" w:cs="Calibri"/>
          <w:color w:val="000000" w:themeColor="text1"/>
          <w:sz w:val="24"/>
          <w:szCs w:val="24"/>
        </w:rPr>
      </w:pPr>
      <w:ins w:id="32" w:author="Friedland, Bruce I." w:date="2025-05-01T12:42:00Z">
        <w:r w:rsidRPr="00AF1C50">
          <w:rPr>
            <w:b/>
            <w:bCs/>
            <w:i/>
            <w:iCs/>
            <w:sz w:val="24"/>
            <w:szCs w:val="24"/>
            <w:rPrChange w:id="33" w:author="Friedland, Bruce I." w:date="2025-05-01T12:42:00Z">
              <w:rPr>
                <w:sz w:val="24"/>
                <w:szCs w:val="24"/>
              </w:rPr>
            </w:rPrChange>
          </w:rPr>
          <w:t>[Does this effort still exist?]</w:t>
        </w:r>
      </w:ins>
      <w:r w:rsidR="00F33C77" w:rsidRPr="00F33C77">
        <w:rPr>
          <w:sz w:val="24"/>
          <w:szCs w:val="24"/>
        </w:rPr>
        <w:t xml:space="preserve">An interagency Cancer Moonshot working group consisting of representatives from </w:t>
      </w:r>
      <w:r w:rsidR="005A765D">
        <w:rPr>
          <w:sz w:val="24"/>
          <w:szCs w:val="24"/>
        </w:rPr>
        <w:t xml:space="preserve">VA, the </w:t>
      </w:r>
      <w:r w:rsidR="00F33C77" w:rsidRPr="00F33C77">
        <w:rPr>
          <w:sz w:val="24"/>
          <w:szCs w:val="24"/>
        </w:rPr>
        <w:t xml:space="preserve">Agency for Healthcare Research and Quality, </w:t>
      </w:r>
      <w:r w:rsidR="005A765D">
        <w:rPr>
          <w:sz w:val="24"/>
          <w:szCs w:val="24"/>
        </w:rPr>
        <w:t xml:space="preserve">the </w:t>
      </w:r>
      <w:r w:rsidR="00F33C77" w:rsidRPr="00F33C77">
        <w:rPr>
          <w:sz w:val="24"/>
          <w:szCs w:val="24"/>
        </w:rPr>
        <w:t xml:space="preserve">Centers for Medicare &amp; Medicaid Services, </w:t>
      </w:r>
      <w:r w:rsidR="005A765D">
        <w:rPr>
          <w:sz w:val="24"/>
          <w:szCs w:val="24"/>
        </w:rPr>
        <w:t xml:space="preserve">the </w:t>
      </w:r>
      <w:r w:rsidR="00F33C77" w:rsidRPr="00F33C77">
        <w:rPr>
          <w:sz w:val="24"/>
          <w:szCs w:val="24"/>
        </w:rPr>
        <w:t xml:space="preserve">Food and Drug Administration, </w:t>
      </w:r>
      <w:r w:rsidR="005A765D">
        <w:rPr>
          <w:sz w:val="24"/>
          <w:szCs w:val="24"/>
        </w:rPr>
        <w:t xml:space="preserve">the </w:t>
      </w:r>
      <w:r w:rsidR="00F33C77" w:rsidRPr="00F33C77">
        <w:rPr>
          <w:sz w:val="24"/>
          <w:szCs w:val="24"/>
        </w:rPr>
        <w:t>National Cancer Institute</w:t>
      </w:r>
      <w:r w:rsidR="005A765D">
        <w:rPr>
          <w:sz w:val="24"/>
          <w:szCs w:val="24"/>
        </w:rPr>
        <w:t xml:space="preserve"> and the </w:t>
      </w:r>
      <w:r w:rsidR="00F33C77" w:rsidRPr="00F33C77">
        <w:rPr>
          <w:sz w:val="24"/>
          <w:szCs w:val="24"/>
        </w:rPr>
        <w:t xml:space="preserve">Office of the National Coordinator for Health Information is developing a report and communications toolkit to guide the standardized collection and use of patients’ perspectives </w:t>
      </w:r>
      <w:r w:rsidR="005A765D">
        <w:rPr>
          <w:sz w:val="24"/>
          <w:szCs w:val="24"/>
        </w:rPr>
        <w:t xml:space="preserve">on </w:t>
      </w:r>
      <w:r w:rsidR="00F33C77" w:rsidRPr="00F33C77">
        <w:rPr>
          <w:sz w:val="24"/>
          <w:szCs w:val="24"/>
        </w:rPr>
        <w:t>their health, including symptoms, functioning and health-related quality of life.</w:t>
      </w:r>
      <w:ins w:id="34" w:author="Friedland, Bruce I." w:date="2025-05-01T12:42:00Z">
        <w:r>
          <w:rPr>
            <w:sz w:val="24"/>
            <w:szCs w:val="24"/>
          </w:rPr>
          <w:t xml:space="preserve"> </w:t>
        </w:r>
      </w:ins>
    </w:p>
    <w:p w14:paraId="10498498" w14:textId="77777777" w:rsidR="000F31FB" w:rsidRDefault="000F31FB" w:rsidP="000F31FB">
      <w:pPr>
        <w:shd w:val="clear" w:color="auto" w:fill="FFFFFF"/>
        <w:tabs>
          <w:tab w:val="left" w:pos="7020"/>
        </w:tabs>
        <w:spacing w:after="0" w:line="240" w:lineRule="auto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6C7B476D" w14:textId="24D0D917" w:rsidR="004022CB" w:rsidRPr="000F31FB" w:rsidRDefault="00135619" w:rsidP="004022CB">
      <w:pPr>
        <w:shd w:val="clear" w:color="auto" w:fill="FFFFFF"/>
        <w:tabs>
          <w:tab w:val="left" w:pos="7020"/>
        </w:tabs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u w:val="single"/>
          <w14:ligatures w14:val="none"/>
        </w:rPr>
      </w:pPr>
      <w:r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u w:val="single"/>
          <w14:ligatures w14:val="none"/>
        </w:rPr>
        <w:t>Additional Information on Precision Oncology Research</w:t>
      </w:r>
    </w:p>
    <w:p w14:paraId="6ECF1881" w14:textId="77777777" w:rsidR="000F31FB" w:rsidRDefault="000F31FB" w:rsidP="004022CB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4AE1E6D" w14:textId="49FC6410" w:rsidR="00684D82" w:rsidRPr="000F31FB" w:rsidRDefault="00684D82" w:rsidP="000F31FB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0F31F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VA runs a nationally integrated clinical trials network, connecting Veterans to the latest cancer research by piloting dedicated </w:t>
      </w:r>
      <w:r w:rsidR="005A765D">
        <w:rPr>
          <w:rFonts w:ascii="Calibri" w:eastAsia="Calibri" w:hAnsi="Calibri" w:cs="Calibri"/>
          <w:color w:val="000000" w:themeColor="text1"/>
          <w:sz w:val="24"/>
          <w:szCs w:val="24"/>
        </w:rPr>
        <w:t>`</w:t>
      </w:r>
      <w:r w:rsidRPr="000F31FB">
        <w:rPr>
          <w:rFonts w:ascii="Calibri" w:eastAsia="Calibri" w:hAnsi="Calibri" w:cs="Calibri"/>
          <w:color w:val="000000" w:themeColor="text1"/>
          <w:sz w:val="24"/>
          <w:szCs w:val="24"/>
        </w:rPr>
        <w:t>concierge-style</w:t>
      </w:r>
      <w:r w:rsidR="005A765D">
        <w:rPr>
          <w:rFonts w:ascii="Calibri" w:eastAsia="Calibri" w:hAnsi="Calibri" w:cs="Calibri"/>
          <w:color w:val="000000" w:themeColor="text1"/>
          <w:sz w:val="24"/>
          <w:szCs w:val="24"/>
        </w:rPr>
        <w:t>’</w:t>
      </w:r>
      <w:r w:rsidRPr="000F31F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clinical trials matching. </w:t>
      </w:r>
    </w:p>
    <w:p w14:paraId="2E49A22D" w14:textId="77777777" w:rsidR="000F31FB" w:rsidRPr="000F31FB" w:rsidRDefault="000F31FB" w:rsidP="000F31FB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56B7A87" w14:textId="50DB2BC4" w:rsidR="00684D82" w:rsidRDefault="00684D82" w:rsidP="000F31FB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  <w:r w:rsidRPr="000F31FB">
        <w:rPr>
          <w:rFonts w:ascii="Calibri" w:hAnsi="Calibri" w:cs="Calibri"/>
          <w:color w:val="242424"/>
          <w:sz w:val="24"/>
          <w:szCs w:val="24"/>
        </w:rPr>
        <w:t>VA</w:t>
      </w:r>
      <w:r w:rsidR="000F31FB">
        <w:rPr>
          <w:rFonts w:ascii="Calibri" w:hAnsi="Calibri" w:cs="Calibri"/>
          <w:color w:val="242424"/>
          <w:sz w:val="24"/>
          <w:szCs w:val="24"/>
        </w:rPr>
        <w:t>’s</w:t>
      </w:r>
      <w:r w:rsidRPr="000F31FB">
        <w:rPr>
          <w:rFonts w:ascii="Calibri" w:hAnsi="Calibri" w:cs="Calibri"/>
          <w:color w:val="242424"/>
          <w:sz w:val="24"/>
          <w:szCs w:val="24"/>
        </w:rPr>
        <w:t xml:space="preserve"> Office of Research and Development and National Oncology Program are working together to enhance Veteran access to clinical trials through a key partnership with the National Cancer Institute (NCI). This partnership, </w:t>
      </w:r>
      <w:hyperlink r:id="rId20" w:history="1">
        <w:r w:rsidR="005A765D" w:rsidRPr="005A765D">
          <w:rPr>
            <w:rStyle w:val="Hyperlink"/>
            <w:rFonts w:ascii="Calibri" w:hAnsi="Calibri" w:cs="Calibri"/>
            <w:sz w:val="24"/>
            <w:szCs w:val="24"/>
          </w:rPr>
          <w:t xml:space="preserve">the </w:t>
        </w:r>
        <w:r w:rsidRPr="005A765D">
          <w:rPr>
            <w:rStyle w:val="Hyperlink"/>
            <w:rFonts w:ascii="Calibri" w:hAnsi="Calibri" w:cs="Calibri"/>
            <w:sz w:val="24"/>
            <w:szCs w:val="24"/>
          </w:rPr>
          <w:t>NCI and VA Interagency Group to Accelerate Trials Enrollment (NAVIGATE)</w:t>
        </w:r>
      </w:hyperlink>
      <w:r w:rsidRPr="000F31FB">
        <w:rPr>
          <w:rFonts w:ascii="Calibri" w:hAnsi="Calibri" w:cs="Calibri"/>
          <w:color w:val="242424"/>
          <w:sz w:val="24"/>
          <w:szCs w:val="24"/>
        </w:rPr>
        <w:t>, facilitates Veteran participation in clinical trials supported by NCI</w:t>
      </w:r>
      <w:r w:rsidR="005A765D">
        <w:rPr>
          <w:rFonts w:ascii="Calibri" w:hAnsi="Calibri" w:cs="Calibri"/>
          <w:color w:val="242424"/>
          <w:sz w:val="24"/>
          <w:szCs w:val="24"/>
        </w:rPr>
        <w:t>,</w:t>
      </w:r>
      <w:r w:rsidR="00CA7195">
        <w:rPr>
          <w:rFonts w:ascii="Calibri" w:hAnsi="Calibri" w:cs="Calibri"/>
          <w:color w:val="242424"/>
          <w:sz w:val="24"/>
          <w:szCs w:val="24"/>
        </w:rPr>
        <w:t xml:space="preserve"> with </w:t>
      </w:r>
      <w:r w:rsidR="005A765D">
        <w:rPr>
          <w:rFonts w:ascii="Calibri" w:hAnsi="Calibri" w:cs="Calibri"/>
          <w:color w:val="242424"/>
          <w:sz w:val="24"/>
          <w:szCs w:val="24"/>
        </w:rPr>
        <w:t xml:space="preserve">a </w:t>
      </w:r>
      <w:r w:rsidR="00CA7195">
        <w:rPr>
          <w:rFonts w:ascii="Calibri" w:hAnsi="Calibri" w:cs="Calibri"/>
          <w:color w:val="242424"/>
          <w:sz w:val="24"/>
          <w:szCs w:val="24"/>
        </w:rPr>
        <w:t>specific focus on enrolling underrepresented populations</w:t>
      </w:r>
      <w:r w:rsidRPr="000F31FB">
        <w:rPr>
          <w:rFonts w:ascii="Calibri" w:hAnsi="Calibri" w:cs="Calibri"/>
          <w:color w:val="242424"/>
          <w:sz w:val="24"/>
          <w:szCs w:val="24"/>
        </w:rPr>
        <w:t>.</w:t>
      </w:r>
    </w:p>
    <w:p w14:paraId="2CBCDBA1" w14:textId="77777777" w:rsidR="000F31FB" w:rsidRPr="000F31FB" w:rsidRDefault="000F31FB" w:rsidP="000F31FB">
      <w:pPr>
        <w:pStyle w:val="ListParagraph"/>
        <w:rPr>
          <w:rFonts w:ascii="Calibri" w:hAnsi="Calibri" w:cs="Calibri"/>
          <w:color w:val="242424"/>
          <w:sz w:val="24"/>
          <w:szCs w:val="24"/>
        </w:rPr>
      </w:pPr>
    </w:p>
    <w:p w14:paraId="67488CDE" w14:textId="3B91791A" w:rsidR="00684D82" w:rsidRPr="000F31FB" w:rsidRDefault="00684D82" w:rsidP="000F31FB">
      <w:pPr>
        <w:pStyle w:val="ListParagraph"/>
        <w:numPr>
          <w:ilvl w:val="0"/>
          <w:numId w:val="7"/>
        </w:numPr>
        <w:spacing w:after="0" w:line="240" w:lineRule="auto"/>
        <w:rPr>
          <w:rStyle w:val="Hyperlink"/>
          <w:rFonts w:ascii="Calibri" w:hAnsi="Calibri" w:cs="Calibri"/>
          <w:color w:val="242424"/>
          <w:sz w:val="24"/>
          <w:szCs w:val="24"/>
        </w:rPr>
      </w:pPr>
      <w:r w:rsidRPr="000F31FB">
        <w:rPr>
          <w:rFonts w:ascii="Calibri" w:hAnsi="Calibri" w:cs="Calibri"/>
          <w:color w:val="242424"/>
          <w:sz w:val="24"/>
          <w:szCs w:val="24"/>
        </w:rPr>
        <w:t xml:space="preserve">VA is </w:t>
      </w:r>
      <w:r w:rsidR="00CA7195">
        <w:rPr>
          <w:rFonts w:ascii="Calibri" w:hAnsi="Calibri" w:cs="Calibri"/>
          <w:color w:val="242424"/>
          <w:sz w:val="24"/>
          <w:szCs w:val="24"/>
        </w:rPr>
        <w:t>collaborating with D</w:t>
      </w:r>
      <w:r w:rsidR="005A765D">
        <w:rPr>
          <w:rFonts w:ascii="Calibri" w:hAnsi="Calibri" w:cs="Calibri"/>
          <w:color w:val="242424"/>
          <w:sz w:val="24"/>
          <w:szCs w:val="24"/>
        </w:rPr>
        <w:t>O</w:t>
      </w:r>
      <w:r w:rsidR="00CA7195">
        <w:rPr>
          <w:rFonts w:ascii="Calibri" w:hAnsi="Calibri" w:cs="Calibri"/>
          <w:color w:val="242424"/>
          <w:sz w:val="24"/>
          <w:szCs w:val="24"/>
        </w:rPr>
        <w:t xml:space="preserve">D and NCI </w:t>
      </w:r>
      <w:r w:rsidRPr="000F31FB">
        <w:rPr>
          <w:rFonts w:ascii="Calibri" w:hAnsi="Calibri" w:cs="Calibri"/>
          <w:color w:val="242424"/>
          <w:sz w:val="24"/>
          <w:szCs w:val="24"/>
        </w:rPr>
        <w:t xml:space="preserve">in the landmark </w:t>
      </w:r>
      <w:hyperlink r:id="rId21" w:history="1">
        <w:r w:rsidRPr="005A765D">
          <w:rPr>
            <w:rStyle w:val="Hyperlink"/>
            <w:rFonts w:ascii="Calibri" w:hAnsi="Calibri" w:cs="Calibri"/>
            <w:sz w:val="24"/>
            <w:szCs w:val="24"/>
          </w:rPr>
          <w:t>Vanguard Study on Multi-</w:t>
        </w:r>
        <w:r w:rsidRPr="005A765D" w:rsidDel="00580CB7">
          <w:rPr>
            <w:rStyle w:val="Hyperlink"/>
            <w:rFonts w:ascii="Calibri" w:hAnsi="Calibri" w:cs="Calibri"/>
            <w:sz w:val="24"/>
            <w:szCs w:val="24"/>
          </w:rPr>
          <w:t>C</w:t>
        </w:r>
        <w:r w:rsidRPr="005A765D">
          <w:rPr>
            <w:rStyle w:val="Hyperlink"/>
            <w:rFonts w:ascii="Calibri" w:hAnsi="Calibri" w:cs="Calibri"/>
            <w:sz w:val="24"/>
            <w:szCs w:val="24"/>
          </w:rPr>
          <w:t xml:space="preserve">ancer Early </w:t>
        </w:r>
        <w:r w:rsidRPr="005A765D" w:rsidDel="00580CB7">
          <w:rPr>
            <w:rStyle w:val="Hyperlink"/>
            <w:rFonts w:ascii="Calibri" w:hAnsi="Calibri" w:cs="Calibri"/>
            <w:sz w:val="24"/>
            <w:szCs w:val="24"/>
          </w:rPr>
          <w:t>D</w:t>
        </w:r>
        <w:r w:rsidRPr="005A765D">
          <w:rPr>
            <w:rStyle w:val="Hyperlink"/>
            <w:rFonts w:ascii="Calibri" w:hAnsi="Calibri" w:cs="Calibri"/>
            <w:sz w:val="24"/>
            <w:szCs w:val="24"/>
          </w:rPr>
          <w:t>etection</w:t>
        </w:r>
      </w:hyperlink>
      <w:r w:rsidRPr="000F31FB">
        <w:rPr>
          <w:rFonts w:ascii="Calibri" w:hAnsi="Calibri" w:cs="Calibri"/>
          <w:color w:val="242424"/>
          <w:sz w:val="24"/>
          <w:szCs w:val="24"/>
        </w:rPr>
        <w:t xml:space="preserve">. This trial will use innovative blood tests to screen for one or more cancers. The trial will enroll </w:t>
      </w:r>
      <w:hyperlink r:id="rId22">
        <w:r w:rsidRPr="000F31FB">
          <w:rPr>
            <w:rStyle w:val="Hyperlink"/>
            <w:rFonts w:ascii="Calibri" w:hAnsi="Calibri" w:cs="Calibri"/>
            <w:sz w:val="24"/>
            <w:szCs w:val="24"/>
          </w:rPr>
          <w:t>24,000 patients starting this year.</w:t>
        </w:r>
      </w:hyperlink>
    </w:p>
    <w:p w14:paraId="141CDCEA" w14:textId="77777777" w:rsidR="000F31FB" w:rsidRPr="000F31FB" w:rsidRDefault="000F31FB" w:rsidP="000F31FB">
      <w:pPr>
        <w:spacing w:after="0" w:line="240" w:lineRule="auto"/>
        <w:rPr>
          <w:rStyle w:val="Hyperlink"/>
          <w:rFonts w:ascii="Calibri" w:hAnsi="Calibri" w:cs="Calibri"/>
          <w:color w:val="242424"/>
          <w:sz w:val="24"/>
          <w:szCs w:val="24"/>
        </w:rPr>
      </w:pPr>
    </w:p>
    <w:p w14:paraId="4A36D07C" w14:textId="7C845F1F" w:rsidR="000F31FB" w:rsidRPr="000F31FB" w:rsidRDefault="00684D82" w:rsidP="00180E3A">
      <w:pPr>
        <w:pStyle w:val="ListParagraph"/>
        <w:numPr>
          <w:ilvl w:val="0"/>
          <w:numId w:val="7"/>
        </w:numPr>
        <w:spacing w:after="0" w:line="240" w:lineRule="auto"/>
        <w:rPr>
          <w:rStyle w:val="normaltextrun"/>
          <w:rFonts w:ascii="Calibri" w:hAnsi="Calibri" w:cs="Calibri"/>
          <w:color w:val="242424"/>
          <w:sz w:val="24"/>
          <w:szCs w:val="24"/>
        </w:rPr>
      </w:pPr>
      <w:r w:rsidRPr="000F31FB">
        <w:rPr>
          <w:rStyle w:val="normaltextrun"/>
          <w:sz w:val="24"/>
          <w:szCs w:val="24"/>
        </w:rPr>
        <w:t>VA has initiated the Molecular Analysis Researching Carcinogenic Exposures (MARCE) Research and Development exploratory project. VA</w:t>
      </w:r>
      <w:r w:rsidR="000F31FB">
        <w:rPr>
          <w:rStyle w:val="normaltextrun"/>
          <w:sz w:val="24"/>
          <w:szCs w:val="24"/>
        </w:rPr>
        <w:t xml:space="preserve">, DOD, the </w:t>
      </w:r>
      <w:r w:rsidRPr="000F31FB">
        <w:rPr>
          <w:rStyle w:val="normaltextrun"/>
          <w:sz w:val="24"/>
          <w:szCs w:val="24"/>
        </w:rPr>
        <w:t xml:space="preserve">Agency for Toxic Substances and Disease Registry and NCI will identify and provide relevant tumor </w:t>
      </w:r>
      <w:r w:rsidRPr="000F31FB">
        <w:rPr>
          <w:rStyle w:val="normaltextrun"/>
          <w:sz w:val="24"/>
          <w:szCs w:val="24"/>
        </w:rPr>
        <w:lastRenderedPageBreak/>
        <w:t xml:space="preserve">samples from Marines </w:t>
      </w:r>
      <w:r w:rsidR="00180E3A">
        <w:rPr>
          <w:rStyle w:val="normaltextrun"/>
          <w:sz w:val="24"/>
          <w:szCs w:val="24"/>
        </w:rPr>
        <w:t xml:space="preserve">who </w:t>
      </w:r>
      <w:r w:rsidRPr="000F31FB">
        <w:rPr>
          <w:rStyle w:val="normaltextrun"/>
          <w:sz w:val="24"/>
          <w:szCs w:val="24"/>
        </w:rPr>
        <w:t>served at Camp Lejeune and Camp Pendleton. Then, the National Institute for Environmental Health Sciences will isolate DNA and perform whole exome sequencing on th</w:t>
      </w:r>
      <w:r w:rsidR="00180E3A">
        <w:rPr>
          <w:rStyle w:val="normaltextrun"/>
          <w:sz w:val="24"/>
          <w:szCs w:val="24"/>
        </w:rPr>
        <w:t xml:space="preserve">ose </w:t>
      </w:r>
      <w:r w:rsidRPr="000F31FB">
        <w:rPr>
          <w:rStyle w:val="normaltextrun"/>
          <w:sz w:val="24"/>
          <w:szCs w:val="24"/>
        </w:rPr>
        <w:t>tumor samples to identify genomic signatures that may be associated with carcinogens from military</w:t>
      </w:r>
      <w:r w:rsidR="00180E3A">
        <w:rPr>
          <w:rStyle w:val="normaltextrun"/>
          <w:sz w:val="24"/>
          <w:szCs w:val="24"/>
        </w:rPr>
        <w:t>-</w:t>
      </w:r>
      <w:r w:rsidRPr="000F31FB">
        <w:rPr>
          <w:rStyle w:val="normaltextrun"/>
          <w:sz w:val="24"/>
          <w:szCs w:val="24"/>
        </w:rPr>
        <w:t>environmental exposures. This sequencing data may be beneficial in the identification, diagnosis and treatment of cancers specific to military service members.</w:t>
      </w:r>
    </w:p>
    <w:p w14:paraId="45CC2F28" w14:textId="1AFF2CBD" w:rsidR="00202185" w:rsidRPr="005A765D" w:rsidRDefault="00684D82" w:rsidP="00180E3A">
      <w:p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  <w:r w:rsidRPr="000F31FB">
        <w:rPr>
          <w:rFonts w:ascii="Calibri" w:hAnsi="Calibri" w:cs="Calibri"/>
          <w:color w:val="242424"/>
          <w:sz w:val="24"/>
          <w:szCs w:val="24"/>
          <w:shd w:val="clear" w:color="auto" w:fill="FFFFFF"/>
        </w:rPr>
        <w:t xml:space="preserve"> </w:t>
      </w:r>
    </w:p>
    <w:p w14:paraId="2D8AEDA9" w14:textId="0C24C6DE" w:rsidR="00202185" w:rsidRPr="00180E3A" w:rsidRDefault="00202185" w:rsidP="00180E3A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180E3A">
        <w:rPr>
          <w:rFonts w:cstheme="minorHAnsi"/>
          <w:sz w:val="24"/>
          <w:szCs w:val="24"/>
        </w:rPr>
        <w:t>The </w:t>
      </w:r>
      <w:hyperlink r:id="rId23" w:history="1">
        <w:r w:rsidRPr="00180E3A">
          <w:rPr>
            <w:rStyle w:val="Hyperlink"/>
            <w:rFonts w:cstheme="minorHAnsi"/>
            <w:sz w:val="24"/>
            <w:szCs w:val="24"/>
          </w:rPr>
          <w:t>Applied </w:t>
        </w:r>
        <w:proofErr w:type="spellStart"/>
        <w:r w:rsidRPr="00180E3A">
          <w:rPr>
            <w:rStyle w:val="Hyperlink"/>
            <w:rFonts w:cstheme="minorHAnsi"/>
            <w:sz w:val="24"/>
            <w:szCs w:val="24"/>
          </w:rPr>
          <w:t>Proteogenomics</w:t>
        </w:r>
        <w:proofErr w:type="spellEnd"/>
        <w:r w:rsidRPr="00180E3A">
          <w:rPr>
            <w:rStyle w:val="Hyperlink"/>
            <w:rFonts w:cstheme="minorHAnsi"/>
            <w:sz w:val="24"/>
            <w:szCs w:val="24"/>
          </w:rPr>
          <w:t> </w:t>
        </w:r>
        <w:proofErr w:type="spellStart"/>
        <w:r w:rsidRPr="00180E3A">
          <w:rPr>
            <w:rStyle w:val="Hyperlink"/>
            <w:rFonts w:cstheme="minorHAnsi"/>
            <w:sz w:val="24"/>
            <w:szCs w:val="24"/>
          </w:rPr>
          <w:t>OrganizationaL</w:t>
        </w:r>
        <w:proofErr w:type="spellEnd"/>
        <w:r w:rsidRPr="00180E3A">
          <w:rPr>
            <w:rStyle w:val="Hyperlink"/>
            <w:rFonts w:cstheme="minorHAnsi"/>
            <w:sz w:val="24"/>
            <w:szCs w:val="24"/>
          </w:rPr>
          <w:t> Learning and Outcomes (APOLLO) program</w:t>
        </w:r>
      </w:hyperlink>
      <w:r w:rsidRPr="00202185">
        <w:rPr>
          <w:rFonts w:cstheme="minorHAnsi"/>
          <w:sz w:val="24"/>
          <w:szCs w:val="24"/>
        </w:rPr>
        <w:t xml:space="preserve"> is a research collaboration among the tri-federal agencies—</w:t>
      </w:r>
      <w:r w:rsidR="00180E3A">
        <w:rPr>
          <w:rFonts w:cstheme="minorHAnsi"/>
          <w:sz w:val="24"/>
          <w:szCs w:val="24"/>
        </w:rPr>
        <w:t xml:space="preserve">VA, DOD and the National Cancer Institute. </w:t>
      </w:r>
      <w:r w:rsidRPr="00202185">
        <w:rPr>
          <w:rFonts w:cstheme="minorHAnsi"/>
          <w:sz w:val="24"/>
          <w:szCs w:val="24"/>
        </w:rPr>
        <w:t>The goal is to create a national platform ranging from basic scientific discovery to implementation in a learning health</w:t>
      </w:r>
      <w:r w:rsidR="00180E3A">
        <w:rPr>
          <w:rFonts w:cstheme="minorHAnsi"/>
          <w:sz w:val="24"/>
          <w:szCs w:val="24"/>
        </w:rPr>
        <w:t xml:space="preserve"> </w:t>
      </w:r>
      <w:r w:rsidRPr="00202185">
        <w:rPr>
          <w:rFonts w:cstheme="minorHAnsi"/>
          <w:sz w:val="24"/>
          <w:szCs w:val="24"/>
        </w:rPr>
        <w:t xml:space="preserve">care system environment to improve cancer patient outcomes. </w:t>
      </w:r>
      <w:r>
        <w:rPr>
          <w:rFonts w:cstheme="minorHAnsi"/>
          <w:sz w:val="24"/>
          <w:szCs w:val="24"/>
        </w:rPr>
        <w:t xml:space="preserve">APOLLO will </w:t>
      </w:r>
      <w:r w:rsidRPr="0067240B">
        <w:rPr>
          <w:rFonts w:cstheme="minorHAnsi"/>
          <w:sz w:val="24"/>
          <w:szCs w:val="24"/>
        </w:rPr>
        <w:t>u</w:t>
      </w:r>
      <w:r w:rsidR="00180E3A">
        <w:rPr>
          <w:rFonts w:cstheme="minorHAnsi"/>
          <w:sz w:val="24"/>
          <w:szCs w:val="24"/>
        </w:rPr>
        <w:t>se</w:t>
      </w:r>
      <w:r w:rsidRPr="0067240B">
        <w:rPr>
          <w:rFonts w:cstheme="minorHAnsi"/>
          <w:sz w:val="24"/>
          <w:szCs w:val="24"/>
        </w:rPr>
        <w:t xml:space="preserve"> advanced genomic and proteomic expression platforms on high-quality human biospecimens in near-real-time </w:t>
      </w:r>
      <w:proofErr w:type="gramStart"/>
      <w:r w:rsidRPr="0067240B">
        <w:rPr>
          <w:rFonts w:cstheme="minorHAnsi"/>
          <w:sz w:val="24"/>
          <w:szCs w:val="24"/>
        </w:rPr>
        <w:t>in order to</w:t>
      </w:r>
      <w:proofErr w:type="gramEnd"/>
      <w:r w:rsidRPr="0067240B">
        <w:rPr>
          <w:rFonts w:cstheme="minorHAnsi"/>
          <w:sz w:val="24"/>
          <w:szCs w:val="24"/>
        </w:rPr>
        <w:t xml:space="preserve"> identify potentially actionable therapeutic molecular targets, study the relationship of molecular findings to cancer treatment outcomes and accelerate novel clinical trials with biomarkers of prognostic and predictive value.</w:t>
      </w:r>
    </w:p>
    <w:p w14:paraId="41654B58" w14:textId="77777777" w:rsidR="000F31FB" w:rsidRPr="000F31FB" w:rsidRDefault="000F31FB" w:rsidP="00180E3A">
      <w:p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</w:p>
    <w:p w14:paraId="319FC35D" w14:textId="4CFC902B" w:rsidR="00684D82" w:rsidRPr="000F31FB" w:rsidRDefault="00D744D2" w:rsidP="00180E3A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  <w:bookmarkStart w:id="35" w:name="_Int_JDLDEvnO"/>
      <w:r w:rsidRPr="006A0224">
        <w:rPr>
          <w:rFonts w:eastAsia="Times New Roman" w:cstheme="minorHAnsi"/>
          <w:sz w:val="24"/>
          <w:szCs w:val="24"/>
        </w:rPr>
        <w:t xml:space="preserve">The </w:t>
      </w:r>
      <w:hyperlink r:id="rId24" w:history="1">
        <w:r w:rsidRPr="00491101">
          <w:rPr>
            <w:rStyle w:val="Hyperlink"/>
            <w:rFonts w:eastAsia="Times New Roman" w:cstheme="minorHAnsi"/>
            <w:sz w:val="24"/>
            <w:szCs w:val="24"/>
          </w:rPr>
          <w:t xml:space="preserve">VA National </w:t>
        </w:r>
        <w:proofErr w:type="spellStart"/>
        <w:r w:rsidRPr="00491101">
          <w:rPr>
            <w:rStyle w:val="Hyperlink"/>
            <w:rFonts w:eastAsia="Times New Roman" w:cstheme="minorHAnsi"/>
            <w:sz w:val="24"/>
            <w:szCs w:val="24"/>
          </w:rPr>
          <w:t>TeleOncology</w:t>
        </w:r>
        <w:proofErr w:type="spellEnd"/>
        <w:r w:rsidRPr="00491101">
          <w:rPr>
            <w:rStyle w:val="Hyperlink"/>
            <w:rFonts w:eastAsia="Times New Roman" w:cstheme="minorHAnsi"/>
            <w:sz w:val="24"/>
            <w:szCs w:val="24"/>
          </w:rPr>
          <w:t xml:space="preserve"> (NTO)</w:t>
        </w:r>
      </w:hyperlink>
      <w:r w:rsidRPr="006A0224">
        <w:rPr>
          <w:rFonts w:eastAsia="Times New Roman" w:cstheme="minorHAnsi"/>
          <w:sz w:val="24"/>
          <w:szCs w:val="24"/>
        </w:rPr>
        <w:t xml:space="preserve"> </w:t>
      </w:r>
      <w:r w:rsidR="00491101">
        <w:rPr>
          <w:rFonts w:eastAsia="Times New Roman" w:cstheme="minorHAnsi"/>
          <w:sz w:val="24"/>
          <w:szCs w:val="24"/>
        </w:rPr>
        <w:t>p</w:t>
      </w:r>
      <w:r w:rsidRPr="006A0224">
        <w:rPr>
          <w:rFonts w:eastAsia="Times New Roman" w:cstheme="minorHAnsi"/>
          <w:sz w:val="24"/>
          <w:szCs w:val="24"/>
        </w:rPr>
        <w:t>rogram delivers cancer screenings, diagnostics and treatment for Veterans via telemedicine</w:t>
      </w:r>
      <w:r>
        <w:rPr>
          <w:rFonts w:eastAsia="Times New Roman" w:cstheme="minorHAnsi"/>
          <w:sz w:val="24"/>
          <w:szCs w:val="24"/>
        </w:rPr>
        <w:t>. U</w:t>
      </w:r>
      <w:r w:rsidR="00491101">
        <w:rPr>
          <w:rFonts w:eastAsia="Times New Roman" w:cstheme="minorHAnsi"/>
          <w:sz w:val="24"/>
          <w:szCs w:val="24"/>
        </w:rPr>
        <w:t xml:space="preserve">sing </w:t>
      </w:r>
      <w:r>
        <w:rPr>
          <w:rFonts w:eastAsia="Times New Roman" w:cstheme="minorHAnsi"/>
          <w:sz w:val="24"/>
          <w:szCs w:val="24"/>
        </w:rPr>
        <w:t>the NTO platform</w:t>
      </w:r>
      <w:r w:rsidR="00491101">
        <w:rPr>
          <w:rFonts w:eastAsia="Times New Roman" w:cstheme="minorHAnsi"/>
          <w:sz w:val="24"/>
          <w:szCs w:val="24"/>
        </w:rPr>
        <w:t>,</w:t>
      </w:r>
      <w:r w:rsidRPr="000F31FB">
        <w:rPr>
          <w:rFonts w:ascii="Calibri" w:hAnsi="Calibri" w:cs="Calibri"/>
          <w:color w:val="242424"/>
          <w:sz w:val="24"/>
          <w:szCs w:val="24"/>
        </w:rPr>
        <w:t xml:space="preserve"> 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>VA initiated a decentralized clinical trials model</w:t>
      </w:r>
      <w:r>
        <w:rPr>
          <w:rFonts w:ascii="Calibri" w:hAnsi="Calibri" w:cs="Calibri"/>
          <w:color w:val="242424"/>
          <w:sz w:val="24"/>
          <w:szCs w:val="24"/>
        </w:rPr>
        <w:t xml:space="preserve"> (virtual </w:t>
      </w:r>
      <w:r w:rsidRPr="000F31FB">
        <w:rPr>
          <w:rFonts w:ascii="Calibri" w:hAnsi="Calibri" w:cs="Calibri"/>
          <w:color w:val="242424"/>
          <w:sz w:val="24"/>
          <w:szCs w:val="24"/>
        </w:rPr>
        <w:t>study activation,</w:t>
      </w:r>
      <w:r>
        <w:rPr>
          <w:rFonts w:ascii="Calibri" w:hAnsi="Calibri" w:cs="Calibri"/>
          <w:color w:val="242424"/>
          <w:sz w:val="24"/>
          <w:szCs w:val="24"/>
        </w:rPr>
        <w:t xml:space="preserve"> participation,</w:t>
      </w:r>
      <w:r w:rsidRPr="000F31FB">
        <w:rPr>
          <w:rFonts w:ascii="Calibri" w:hAnsi="Calibri" w:cs="Calibri"/>
          <w:color w:val="242424"/>
          <w:sz w:val="24"/>
          <w:szCs w:val="24"/>
        </w:rPr>
        <w:t xml:space="preserve"> monitoring, and data collection</w:t>
      </w:r>
      <w:r>
        <w:rPr>
          <w:rFonts w:ascii="Calibri" w:hAnsi="Calibri" w:cs="Calibri"/>
          <w:color w:val="242424"/>
          <w:sz w:val="24"/>
          <w:szCs w:val="24"/>
        </w:rPr>
        <w:t>)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 xml:space="preserve"> to support improved access to trial</w:t>
      </w:r>
      <w:r>
        <w:rPr>
          <w:rFonts w:ascii="Calibri" w:hAnsi="Calibri" w:cs="Calibri"/>
          <w:color w:val="242424"/>
          <w:sz w:val="24"/>
          <w:szCs w:val="24"/>
        </w:rPr>
        <w:t>.</w:t>
      </w:r>
      <w:r w:rsidR="00491101">
        <w:rPr>
          <w:rFonts w:ascii="Calibri" w:hAnsi="Calibri" w:cs="Calibri"/>
          <w:color w:val="242424"/>
          <w:sz w:val="24"/>
          <w:szCs w:val="24"/>
        </w:rPr>
        <w:t xml:space="preserve"> </w:t>
      </w:r>
      <w:r>
        <w:rPr>
          <w:rFonts w:ascii="Calibri" w:hAnsi="Calibri" w:cs="Calibri"/>
          <w:color w:val="242424"/>
          <w:sz w:val="24"/>
          <w:szCs w:val="24"/>
        </w:rPr>
        <w:t>Additionally, a</w:t>
      </w:r>
      <w:r w:rsidR="00491101">
        <w:rPr>
          <w:rFonts w:ascii="Calibri" w:hAnsi="Calibri" w:cs="Calibri"/>
          <w:color w:val="242424"/>
          <w:sz w:val="24"/>
          <w:szCs w:val="24"/>
        </w:rPr>
        <w:t xml:space="preserve"> 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>Clinical Cancer Research Service and Cancer Clinical Trials Navigation program</w:t>
      </w:r>
      <w:r>
        <w:rPr>
          <w:rFonts w:ascii="Calibri" w:hAnsi="Calibri" w:cs="Calibri"/>
          <w:color w:val="242424"/>
          <w:sz w:val="24"/>
          <w:szCs w:val="24"/>
        </w:rPr>
        <w:t xml:space="preserve"> was established in </w:t>
      </w:r>
      <w:r w:rsidR="00491101">
        <w:rPr>
          <w:rFonts w:ascii="Calibri" w:hAnsi="Calibri" w:cs="Calibri"/>
          <w:color w:val="242424"/>
          <w:sz w:val="24"/>
          <w:szCs w:val="24"/>
        </w:rPr>
        <w:t xml:space="preserve">VA’s </w:t>
      </w:r>
      <w:r>
        <w:rPr>
          <w:rFonts w:ascii="Calibri" w:hAnsi="Calibri" w:cs="Calibri"/>
          <w:color w:val="242424"/>
          <w:sz w:val="24"/>
          <w:szCs w:val="24"/>
        </w:rPr>
        <w:t>National Oncology Program office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>.</w:t>
      </w:r>
      <w:bookmarkEnd w:id="35"/>
      <w:r w:rsidR="00684D82" w:rsidRPr="000F31FB">
        <w:rPr>
          <w:rFonts w:ascii="Calibri" w:hAnsi="Calibri" w:cs="Calibri"/>
          <w:color w:val="242424"/>
          <w:sz w:val="24"/>
          <w:szCs w:val="24"/>
        </w:rPr>
        <w:t xml:space="preserve"> This service and program </w:t>
      </w:r>
      <w:proofErr w:type="gramStart"/>
      <w:r w:rsidR="00684D82" w:rsidRPr="000F31FB">
        <w:rPr>
          <w:rFonts w:ascii="Calibri" w:hAnsi="Calibri" w:cs="Calibri"/>
          <w:color w:val="242424"/>
          <w:sz w:val="24"/>
          <w:szCs w:val="24"/>
        </w:rPr>
        <w:t>provide</w:t>
      </w:r>
      <w:r w:rsidR="00491101">
        <w:rPr>
          <w:rFonts w:ascii="Calibri" w:hAnsi="Calibri" w:cs="Calibri"/>
          <w:color w:val="242424"/>
          <w:sz w:val="24"/>
          <w:szCs w:val="24"/>
        </w:rPr>
        <w:t>s</w:t>
      </w:r>
      <w:proofErr w:type="gramEnd"/>
      <w:r w:rsidR="00684D82" w:rsidRPr="000F31FB">
        <w:rPr>
          <w:rFonts w:ascii="Calibri" w:hAnsi="Calibri" w:cs="Calibri"/>
          <w:color w:val="242424"/>
          <w:sz w:val="24"/>
          <w:szCs w:val="24"/>
        </w:rPr>
        <w:t xml:space="preserve"> support to patients and providers interested in pursuing a clinical trial treatment option. This service also works to educate patients, provide guidance through the entire process, facilitate communication between teams and address logistical concerns.</w:t>
      </w:r>
    </w:p>
    <w:p w14:paraId="42C353B2" w14:textId="77777777" w:rsidR="000F31FB" w:rsidRPr="004022CB" w:rsidRDefault="000F31FB" w:rsidP="00180E3A">
      <w:p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</w:p>
    <w:p w14:paraId="78F82428" w14:textId="302FDA43" w:rsidR="00684D82" w:rsidRPr="000F31FB" w:rsidRDefault="00684D82" w:rsidP="00180E3A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  <w:r w:rsidRPr="000F31FB">
        <w:rPr>
          <w:rFonts w:ascii="Calibri" w:hAnsi="Calibri" w:cs="Calibri"/>
          <w:color w:val="242424"/>
          <w:sz w:val="24"/>
          <w:szCs w:val="24"/>
        </w:rPr>
        <w:t xml:space="preserve">The trial search is conducted by the nurse navigator for studies internal and external to VHA. The navigator then identifies trials at </w:t>
      </w:r>
      <w:r w:rsidR="00CB57B0">
        <w:rPr>
          <w:rFonts w:ascii="Calibri" w:hAnsi="Calibri" w:cs="Calibri"/>
          <w:color w:val="242424"/>
          <w:sz w:val="24"/>
          <w:szCs w:val="24"/>
        </w:rPr>
        <w:t xml:space="preserve">the </w:t>
      </w:r>
      <w:r w:rsidRPr="000F31FB">
        <w:rPr>
          <w:rFonts w:ascii="Calibri" w:hAnsi="Calibri" w:cs="Calibri"/>
          <w:color w:val="242424"/>
          <w:sz w:val="24"/>
          <w:szCs w:val="24"/>
        </w:rPr>
        <w:t xml:space="preserve">NCI clinical center for patients, in partnership with the NCI trials navigator. VA </w:t>
      </w:r>
      <w:r w:rsidR="00D744D2">
        <w:rPr>
          <w:rFonts w:ascii="Calibri" w:hAnsi="Calibri" w:cs="Calibri"/>
          <w:color w:val="242424"/>
          <w:sz w:val="24"/>
          <w:szCs w:val="24"/>
        </w:rPr>
        <w:t>clinicians screen Veterans for studies</w:t>
      </w:r>
      <w:r w:rsidR="00CB57B0">
        <w:rPr>
          <w:rFonts w:ascii="Calibri" w:hAnsi="Calibri" w:cs="Calibri"/>
          <w:color w:val="242424"/>
          <w:sz w:val="24"/>
          <w:szCs w:val="24"/>
        </w:rPr>
        <w:t>,</w:t>
      </w:r>
      <w:r w:rsidR="00D744D2">
        <w:rPr>
          <w:rFonts w:ascii="Calibri" w:hAnsi="Calibri" w:cs="Calibri"/>
          <w:color w:val="242424"/>
          <w:sz w:val="24"/>
          <w:szCs w:val="24"/>
        </w:rPr>
        <w:t xml:space="preserve"> while </w:t>
      </w:r>
      <w:r w:rsidRPr="000F31FB">
        <w:rPr>
          <w:rFonts w:ascii="Calibri" w:hAnsi="Calibri" w:cs="Calibri"/>
          <w:color w:val="242424"/>
          <w:sz w:val="24"/>
          <w:szCs w:val="24"/>
        </w:rPr>
        <w:t>staff then help with sending records from VA facilit</w:t>
      </w:r>
      <w:r w:rsidR="00CB57B0">
        <w:rPr>
          <w:rFonts w:ascii="Calibri" w:hAnsi="Calibri" w:cs="Calibri"/>
          <w:color w:val="242424"/>
          <w:sz w:val="24"/>
          <w:szCs w:val="24"/>
        </w:rPr>
        <w:t>ies to research teams.</w:t>
      </w:r>
      <w:r w:rsidR="000F31FB" w:rsidRPr="000F31FB">
        <w:rPr>
          <w:rFonts w:ascii="Calibri" w:hAnsi="Calibri" w:cs="Calibri"/>
          <w:color w:val="242424"/>
          <w:sz w:val="24"/>
          <w:szCs w:val="24"/>
        </w:rPr>
        <w:t xml:space="preserve"> </w:t>
      </w:r>
    </w:p>
    <w:p w14:paraId="658CA24E" w14:textId="77777777" w:rsidR="000F31FB" w:rsidRPr="004022CB" w:rsidRDefault="000F31FB" w:rsidP="00180E3A">
      <w:p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</w:p>
    <w:p w14:paraId="5A572B52" w14:textId="49108DFB" w:rsidR="00694B62" w:rsidRPr="00694B62" w:rsidRDefault="00694B62" w:rsidP="00694B6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color w:val="242424"/>
          <w:sz w:val="24"/>
          <w:szCs w:val="24"/>
        </w:rPr>
      </w:pPr>
      <w:r>
        <w:rPr>
          <w:rFonts w:ascii="Calibri" w:hAnsi="Calibri" w:cs="Calibri"/>
          <w:color w:val="242424"/>
          <w:sz w:val="24"/>
          <w:szCs w:val="24"/>
        </w:rPr>
        <w:t>Decentralized Clinical Trials (</w:t>
      </w:r>
      <w:r w:rsidR="003979D8">
        <w:rPr>
          <w:rFonts w:ascii="Calibri" w:hAnsi="Calibri" w:cs="Calibri"/>
          <w:color w:val="242424"/>
          <w:sz w:val="24"/>
          <w:szCs w:val="24"/>
        </w:rPr>
        <w:t>DCT</w:t>
      </w:r>
      <w:r>
        <w:rPr>
          <w:rFonts w:ascii="Calibri" w:hAnsi="Calibri" w:cs="Calibri"/>
          <w:color w:val="242424"/>
          <w:sz w:val="24"/>
          <w:szCs w:val="24"/>
        </w:rPr>
        <w:t>)</w:t>
      </w:r>
      <w:r w:rsidR="003979D8">
        <w:rPr>
          <w:rFonts w:ascii="Calibri" w:hAnsi="Calibri" w:cs="Calibri"/>
          <w:color w:val="242424"/>
          <w:sz w:val="24"/>
          <w:szCs w:val="24"/>
        </w:rPr>
        <w:t xml:space="preserve"> are done centrally</w:t>
      </w:r>
      <w:r w:rsidR="00CB57B0">
        <w:rPr>
          <w:rFonts w:ascii="Calibri" w:hAnsi="Calibri" w:cs="Calibri"/>
          <w:color w:val="242424"/>
          <w:sz w:val="24"/>
          <w:szCs w:val="24"/>
        </w:rPr>
        <w:t xml:space="preserve">: </w:t>
      </w:r>
      <w:r w:rsidR="003979D8">
        <w:rPr>
          <w:rFonts w:ascii="Calibri" w:hAnsi="Calibri" w:cs="Calibri"/>
          <w:color w:val="242424"/>
          <w:sz w:val="24"/>
          <w:szCs w:val="24"/>
        </w:rPr>
        <w:t>t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>ypically</w:t>
      </w:r>
      <w:r w:rsidR="00CB57B0">
        <w:rPr>
          <w:rFonts w:ascii="Calibri" w:hAnsi="Calibri" w:cs="Calibri"/>
          <w:color w:val="242424"/>
          <w:sz w:val="24"/>
          <w:szCs w:val="24"/>
        </w:rPr>
        <w:t>,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 xml:space="preserve"> a single IRB </w:t>
      </w:r>
      <w:r w:rsidR="003979D8">
        <w:rPr>
          <w:rFonts w:ascii="Calibri" w:hAnsi="Calibri" w:cs="Calibri"/>
          <w:color w:val="242424"/>
          <w:sz w:val="24"/>
          <w:szCs w:val="24"/>
        </w:rPr>
        <w:t xml:space="preserve">review and 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>approv</w:t>
      </w:r>
      <w:r w:rsidR="003979D8">
        <w:rPr>
          <w:rFonts w:ascii="Calibri" w:hAnsi="Calibri" w:cs="Calibri"/>
          <w:color w:val="242424"/>
          <w:sz w:val="24"/>
          <w:szCs w:val="24"/>
        </w:rPr>
        <w:t>al combined with a clinical support tea</w:t>
      </w:r>
      <w:r w:rsidR="00CB57B0">
        <w:rPr>
          <w:rFonts w:ascii="Calibri" w:hAnsi="Calibri" w:cs="Calibri"/>
          <w:color w:val="242424"/>
          <w:sz w:val="24"/>
          <w:szCs w:val="24"/>
        </w:rPr>
        <w:t>m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 xml:space="preserve"> and </w:t>
      </w:r>
      <w:r w:rsidR="003979D8">
        <w:rPr>
          <w:rFonts w:ascii="Calibri" w:hAnsi="Calibri" w:cs="Calibri"/>
          <w:color w:val="242424"/>
          <w:sz w:val="24"/>
          <w:szCs w:val="24"/>
        </w:rPr>
        <w:t xml:space="preserve">without 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>local VA facility engage</w:t>
      </w:r>
      <w:r w:rsidR="003979D8">
        <w:rPr>
          <w:rFonts w:ascii="Calibri" w:hAnsi="Calibri" w:cs="Calibri"/>
          <w:color w:val="242424"/>
          <w:sz w:val="24"/>
          <w:szCs w:val="24"/>
        </w:rPr>
        <w:t>ment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 xml:space="preserve"> in research, depending on the study. From May 2020 to May 2024, approximately 80 patients </w:t>
      </w:r>
      <w:r w:rsidR="00F05059">
        <w:rPr>
          <w:rFonts w:ascii="Calibri" w:hAnsi="Calibri" w:cs="Calibri"/>
          <w:color w:val="242424"/>
          <w:sz w:val="24"/>
          <w:szCs w:val="24"/>
        </w:rPr>
        <w:t xml:space="preserve">were </w:t>
      </w:r>
      <w:r w:rsidR="00684D82" w:rsidRPr="000F31FB">
        <w:rPr>
          <w:rFonts w:ascii="Calibri" w:hAnsi="Calibri" w:cs="Calibri"/>
          <w:color w:val="242424"/>
          <w:sz w:val="24"/>
          <w:szCs w:val="24"/>
        </w:rPr>
        <w:t xml:space="preserve">enrolled in </w:t>
      </w:r>
      <w:r>
        <w:rPr>
          <w:rFonts w:ascii="Calibri" w:hAnsi="Calibri" w:cs="Calibri"/>
          <w:color w:val="242424"/>
          <w:sz w:val="24"/>
          <w:szCs w:val="24"/>
        </w:rPr>
        <w:t>DCTs.</w:t>
      </w:r>
    </w:p>
    <w:sectPr w:rsidR="00694B62" w:rsidRPr="00694B62" w:rsidSect="00331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F1DF4"/>
    <w:multiLevelType w:val="hybridMultilevel"/>
    <w:tmpl w:val="2FDA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E4BB4"/>
    <w:multiLevelType w:val="hybridMultilevel"/>
    <w:tmpl w:val="28D6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C0591"/>
    <w:multiLevelType w:val="hybridMultilevel"/>
    <w:tmpl w:val="53E6F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BC35D5"/>
    <w:multiLevelType w:val="hybridMultilevel"/>
    <w:tmpl w:val="D04A6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A015F"/>
    <w:multiLevelType w:val="hybridMultilevel"/>
    <w:tmpl w:val="8FECFA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0B4A99"/>
    <w:multiLevelType w:val="hybridMultilevel"/>
    <w:tmpl w:val="376C9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37953"/>
    <w:multiLevelType w:val="hybridMultilevel"/>
    <w:tmpl w:val="07302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95FD0"/>
    <w:multiLevelType w:val="hybridMultilevel"/>
    <w:tmpl w:val="D410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D07B8"/>
    <w:multiLevelType w:val="hybridMultilevel"/>
    <w:tmpl w:val="0114977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BD936EF"/>
    <w:multiLevelType w:val="hybridMultilevel"/>
    <w:tmpl w:val="C3C60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4464B"/>
    <w:multiLevelType w:val="hybridMultilevel"/>
    <w:tmpl w:val="BBB80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2721842">
    <w:abstractNumId w:val="1"/>
  </w:num>
  <w:num w:numId="2" w16cid:durableId="2143225834">
    <w:abstractNumId w:val="3"/>
  </w:num>
  <w:num w:numId="3" w16cid:durableId="1933735455">
    <w:abstractNumId w:val="6"/>
  </w:num>
  <w:num w:numId="4" w16cid:durableId="205487802">
    <w:abstractNumId w:val="9"/>
  </w:num>
  <w:num w:numId="5" w16cid:durableId="1882278431">
    <w:abstractNumId w:val="7"/>
  </w:num>
  <w:num w:numId="6" w16cid:durableId="763916216">
    <w:abstractNumId w:val="4"/>
  </w:num>
  <w:num w:numId="7" w16cid:durableId="353073013">
    <w:abstractNumId w:val="0"/>
  </w:num>
  <w:num w:numId="8" w16cid:durableId="235943031">
    <w:abstractNumId w:val="5"/>
  </w:num>
  <w:num w:numId="9" w16cid:durableId="1607073849">
    <w:abstractNumId w:val="8"/>
  </w:num>
  <w:num w:numId="10" w16cid:durableId="105004287">
    <w:abstractNumId w:val="2"/>
  </w:num>
  <w:num w:numId="11" w16cid:durableId="1909344066">
    <w:abstractNumId w:val="10"/>
  </w:num>
  <w:num w:numId="12" w16cid:durableId="72078678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riedland, Bruce I.">
    <w15:presenceInfo w15:providerId="AD" w15:userId="S::Bruce.Friedland@va.gov::b99ac883-ce96-4c2b-aeba-bce2c960a1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32"/>
    <w:rsid w:val="0000115E"/>
    <w:rsid w:val="00021F15"/>
    <w:rsid w:val="00050C64"/>
    <w:rsid w:val="00072E32"/>
    <w:rsid w:val="00073BC5"/>
    <w:rsid w:val="000F31FB"/>
    <w:rsid w:val="00135619"/>
    <w:rsid w:val="00163B03"/>
    <w:rsid w:val="00180E3A"/>
    <w:rsid w:val="0020025B"/>
    <w:rsid w:val="00202185"/>
    <w:rsid w:val="00207508"/>
    <w:rsid w:val="0021296C"/>
    <w:rsid w:val="0029353F"/>
    <w:rsid w:val="002B00D8"/>
    <w:rsid w:val="002F58DD"/>
    <w:rsid w:val="003273DE"/>
    <w:rsid w:val="003312AE"/>
    <w:rsid w:val="00343F11"/>
    <w:rsid w:val="0038761B"/>
    <w:rsid w:val="003979D8"/>
    <w:rsid w:val="003F1224"/>
    <w:rsid w:val="004022CB"/>
    <w:rsid w:val="00491101"/>
    <w:rsid w:val="004A5A57"/>
    <w:rsid w:val="004F272B"/>
    <w:rsid w:val="00501B7F"/>
    <w:rsid w:val="00557EB9"/>
    <w:rsid w:val="00590686"/>
    <w:rsid w:val="005A765D"/>
    <w:rsid w:val="005D515A"/>
    <w:rsid w:val="00636286"/>
    <w:rsid w:val="00645640"/>
    <w:rsid w:val="00651CC7"/>
    <w:rsid w:val="00684D82"/>
    <w:rsid w:val="00694B62"/>
    <w:rsid w:val="007019B3"/>
    <w:rsid w:val="00771534"/>
    <w:rsid w:val="00821462"/>
    <w:rsid w:val="00846086"/>
    <w:rsid w:val="0084706D"/>
    <w:rsid w:val="00875BF9"/>
    <w:rsid w:val="008A166A"/>
    <w:rsid w:val="008D5633"/>
    <w:rsid w:val="008E4340"/>
    <w:rsid w:val="009044FD"/>
    <w:rsid w:val="009223C7"/>
    <w:rsid w:val="009C576B"/>
    <w:rsid w:val="009D16F2"/>
    <w:rsid w:val="00AE0354"/>
    <w:rsid w:val="00AF1C50"/>
    <w:rsid w:val="00B65866"/>
    <w:rsid w:val="00BB5B70"/>
    <w:rsid w:val="00BF0FEA"/>
    <w:rsid w:val="00C479E6"/>
    <w:rsid w:val="00CA7195"/>
    <w:rsid w:val="00CB1E53"/>
    <w:rsid w:val="00CB57B0"/>
    <w:rsid w:val="00CE37B0"/>
    <w:rsid w:val="00D158D1"/>
    <w:rsid w:val="00D16D70"/>
    <w:rsid w:val="00D404AF"/>
    <w:rsid w:val="00D744D2"/>
    <w:rsid w:val="00D93C6F"/>
    <w:rsid w:val="00DE2FA0"/>
    <w:rsid w:val="00E21D9D"/>
    <w:rsid w:val="00E44F01"/>
    <w:rsid w:val="00EC581B"/>
    <w:rsid w:val="00EE2921"/>
    <w:rsid w:val="00EF3B73"/>
    <w:rsid w:val="00F05059"/>
    <w:rsid w:val="00F10978"/>
    <w:rsid w:val="00F33C77"/>
    <w:rsid w:val="00F5082E"/>
    <w:rsid w:val="00FA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06F6"/>
  <w15:chartTrackingRefBased/>
  <w15:docId w15:val="{52F64319-1155-4384-B969-3A640A64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2E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2E3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2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72E32"/>
    <w:rPr>
      <w:b/>
      <w:bCs/>
    </w:rPr>
  </w:style>
  <w:style w:type="character" w:styleId="Hyperlink">
    <w:name w:val="Hyperlink"/>
    <w:basedOn w:val="DefaultParagraphFont"/>
    <w:uiPriority w:val="99"/>
    <w:unhideWhenUsed/>
    <w:rsid w:val="00072E32"/>
    <w:rPr>
      <w:color w:val="0000FF"/>
      <w:u w:val="single"/>
    </w:rPr>
  </w:style>
  <w:style w:type="paragraph" w:styleId="ListParagraph">
    <w:name w:val="List Paragraph"/>
    <w:aliases w:val="Issue Action POC,List Paragraph1,3,POCG Table Text,Dot pt,F5 List Paragraph,List Paragraph Char Char Char,Indicator Text,Numbered Para 1,Bullet Points,List Paragraph2,MAIN CONTENT,Normal numbered"/>
    <w:basedOn w:val="Normal"/>
    <w:link w:val="ListParagraphChar"/>
    <w:uiPriority w:val="34"/>
    <w:qFormat/>
    <w:rsid w:val="00F5082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B1E53"/>
    <w:rPr>
      <w:color w:val="605E5C"/>
      <w:shd w:val="clear" w:color="auto" w:fill="E1DFDD"/>
    </w:rPr>
  </w:style>
  <w:style w:type="character" w:customStyle="1" w:styleId="ListParagraphChar">
    <w:name w:val="List Paragraph Char"/>
    <w:aliases w:val="Issue Action POC Char,List Paragraph1 Char,3 Char,POCG Table Text Char,Dot pt Char,F5 List Paragraph Char,List Paragraph Char Char Char Char,Indicator Text Char,Numbered Para 1 Char,Bullet Points Char,List Paragraph2 Char"/>
    <w:basedOn w:val="DefaultParagraphFont"/>
    <w:link w:val="ListParagraph"/>
    <w:uiPriority w:val="34"/>
    <w:locked/>
    <w:rsid w:val="00821462"/>
  </w:style>
  <w:style w:type="character" w:customStyle="1" w:styleId="xeop">
    <w:name w:val="x_eop"/>
    <w:basedOn w:val="DefaultParagraphFont"/>
    <w:rsid w:val="00BB5B70"/>
  </w:style>
  <w:style w:type="character" w:customStyle="1" w:styleId="normaltextrun">
    <w:name w:val="normaltextrun"/>
    <w:basedOn w:val="DefaultParagraphFont"/>
    <w:rsid w:val="00684D82"/>
  </w:style>
  <w:style w:type="character" w:styleId="FollowedHyperlink">
    <w:name w:val="FollowedHyperlink"/>
    <w:basedOn w:val="DefaultParagraphFont"/>
    <w:uiPriority w:val="99"/>
    <w:semiHidden/>
    <w:unhideWhenUsed/>
    <w:rsid w:val="00651CC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D16F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50C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0C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0C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0C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0C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3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.gov/miami-health-care/programs/lung-precision-oncology-program-lpop/" TargetMode="External"/><Relationship Id="rId13" Type="http://schemas.openxmlformats.org/officeDocument/2006/relationships/hyperlink" Target="https://news.va.gov/81095/partnership-enhance-breast-cancer-treatment-veterans/" TargetMode="External"/><Relationship Id="rId18" Type="http://schemas.openxmlformats.org/officeDocument/2006/relationships/hyperlink" Target="https://www.cancer.va.gov/assets/pdf/CCGSFlyer.pdf" TargetMode="Externa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https://news.cuanschutz.edu/cancer-center/national-trial-to-evaluate-multicancer-blood-test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news.va.gov/128072/breast-gynecologic-oncology-system-excellence/" TargetMode="External"/><Relationship Id="rId17" Type="http://schemas.openxmlformats.org/officeDocument/2006/relationships/hyperlink" Target="https://news.va.gov/press-room/va-extends-presumptions-of-service-connection-for-three-new-cancer-types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research.va.gov/services/amp/pop/default.cfm" TargetMode="External"/><Relationship Id="rId20" Type="http://schemas.openxmlformats.org/officeDocument/2006/relationships/hyperlink" Target="https://www.cancer.gov/about-nci/organization/ccct/funding/navigat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cbi.nlm.nih.gov/pmc/articles/PMC7473728/" TargetMode="External"/><Relationship Id="rId24" Type="http://schemas.openxmlformats.org/officeDocument/2006/relationships/hyperlink" Target="https://news.va.gov/117793/national-teleoncology-access-best-care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research.va.gov/programs/precision_oncology/compl.cfm" TargetMode="External"/><Relationship Id="rId23" Type="http://schemas.openxmlformats.org/officeDocument/2006/relationships/hyperlink" Target="https://proteomics.cancer.gov/programs/apollo-network" TargetMode="External"/><Relationship Id="rId10" Type="http://schemas.openxmlformats.org/officeDocument/2006/relationships/hyperlink" Target="https://www.research.va.gov/programs/precision_oncology/popcap.cfm" TargetMode="External"/><Relationship Id="rId19" Type="http://schemas.openxmlformats.org/officeDocument/2006/relationships/hyperlink" Target="https://news.va.gov/press-room/va-and-national-cancer-institute-announce-historic-data-sharing-partnership-to-better-understand-and-treat-cancer-among-veterans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pcf.org/va-partnership/" TargetMode="External"/><Relationship Id="rId14" Type="http://schemas.openxmlformats.org/officeDocument/2006/relationships/hyperlink" Target="https://www.cancer.gov/pediatric-adult-rare-tumor/rare-tumors/about-rare-cancers" TargetMode="External"/><Relationship Id="rId22" Type="http://schemas.openxmlformats.org/officeDocument/2006/relationships/hyperlink" Target="https://prevention.cancer.gov/major-programs/multi-cancer-detection-mcd-research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Talking Points</DocumentType>
    <Topic xmlns="46ade7e5-a61b-41ef-8b65-1672892065de">Precision Oncology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D59EA-E662-442D-9997-9C8E9813E822}">
  <ds:schemaRefs>
    <ds:schemaRef ds:uri="http://schemas.microsoft.com/office/2006/metadata/properties"/>
    <ds:schemaRef ds:uri="http://schemas.microsoft.com/office/infopath/2007/PartnerControls"/>
    <ds:schemaRef ds:uri="46ade7e5-a61b-41ef-8b65-1672892065de"/>
    <ds:schemaRef ds:uri="6fd99b86-a2da-47ef-ab26-55e7009dfe6e"/>
  </ds:schemaRefs>
</ds:datastoreItem>
</file>

<file path=customXml/itemProps2.xml><?xml version="1.0" encoding="utf-8"?>
<ds:datastoreItem xmlns:ds="http://schemas.openxmlformats.org/officeDocument/2006/customXml" ds:itemID="{FDF60FA4-FC45-49A2-BAE9-8D911D34F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91902D-5130-42C4-9B32-027A0AE7C3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2176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Precision Oncology Talking Points</dc:title>
  <dc:subject/>
  <dc:creator>Richman, Michael (VACO)</dc:creator>
  <cp:keywords/>
  <dc:description/>
  <cp:lastModifiedBy>Friedland, Bruce I.</cp:lastModifiedBy>
  <cp:revision>13</cp:revision>
  <dcterms:created xsi:type="dcterms:W3CDTF">2024-08-01T17:48:00Z</dcterms:created>
  <dcterms:modified xsi:type="dcterms:W3CDTF">2025-05-01T16:43:00Z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