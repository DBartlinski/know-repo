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A6561E5" w14:textId="6A5FDE7C" w:rsidR="00A8722F" w:rsidRDefault="00FF4F15" w:rsidP="00FF4F15">
      <w:pPr>
        <w:jc w:val="center"/>
        <w:rPr>
          <w:rFonts w:ascii="Arial" w:hAnsi="Arial" w:cs="Arial"/>
          <w:sz w:val="24"/>
          <w:szCs w:val="24"/>
        </w:rPr>
      </w:pPr>
      <w:r>
        <w:rPr>
          <w:rFonts w:ascii="Arial" w:hAnsi="Arial" w:cs="Arial"/>
          <w:sz w:val="24"/>
          <w:szCs w:val="24"/>
        </w:rPr>
        <w:t>Million Veteran Program Overview</w:t>
      </w:r>
    </w:p>
    <w:p w14:paraId="63EDC486" w14:textId="7E74D9B4" w:rsidR="00AE1D6E" w:rsidRPr="00AE1D6E" w:rsidRDefault="00AE1D6E" w:rsidP="00AE1D6E">
      <w:pPr>
        <w:rPr>
          <w:rFonts w:ascii="Arial" w:hAnsi="Arial" w:cs="Arial"/>
          <w:b/>
          <w:bCs/>
          <w:sz w:val="24"/>
          <w:szCs w:val="24"/>
        </w:rPr>
      </w:pPr>
      <w:r w:rsidRPr="00AE1D6E">
        <w:rPr>
          <w:rFonts w:ascii="Arial" w:hAnsi="Arial" w:cs="Arial"/>
          <w:b/>
          <w:bCs/>
          <w:sz w:val="24"/>
          <w:szCs w:val="24"/>
        </w:rPr>
        <w:t>Questions</w:t>
      </w:r>
    </w:p>
    <w:p w14:paraId="1CC35BA0" w14:textId="77777777" w:rsidR="00FF4F15" w:rsidRPr="00513D9C" w:rsidRDefault="00FF4F15" w:rsidP="00FF4F15">
      <w:pPr>
        <w:numPr>
          <w:ilvl w:val="0"/>
          <w:numId w:val="1"/>
        </w:numPr>
        <w:spacing w:after="0" w:line="240" w:lineRule="auto"/>
        <w:rPr>
          <w:rFonts w:ascii="Arial" w:eastAsia="Times New Roman" w:hAnsi="Arial" w:cs="Arial"/>
          <w:sz w:val="24"/>
          <w:szCs w:val="24"/>
          <w14:ligatures w14:val="none"/>
        </w:rPr>
      </w:pPr>
      <w:r w:rsidRPr="00513D9C">
        <w:rPr>
          <w:rFonts w:ascii="Arial" w:eastAsia="Times New Roman" w:hAnsi="Arial" w:cs="Arial"/>
          <w:sz w:val="24"/>
          <w:szCs w:val="24"/>
          <w14:ligatures w14:val="none"/>
        </w:rPr>
        <w:t>Program Goals</w:t>
      </w:r>
    </w:p>
    <w:p w14:paraId="0D9ECBD1" w14:textId="77777777" w:rsidR="00FF4F15" w:rsidRPr="00513D9C" w:rsidRDefault="00FF4F15" w:rsidP="00FF4F15">
      <w:pPr>
        <w:numPr>
          <w:ilvl w:val="0"/>
          <w:numId w:val="1"/>
        </w:numPr>
        <w:spacing w:after="0" w:line="240" w:lineRule="auto"/>
        <w:rPr>
          <w:rFonts w:ascii="Arial" w:eastAsia="Times New Roman" w:hAnsi="Arial" w:cs="Arial"/>
          <w:sz w:val="24"/>
          <w:szCs w:val="24"/>
          <w14:ligatures w14:val="none"/>
        </w:rPr>
      </w:pPr>
      <w:r w:rsidRPr="00513D9C">
        <w:rPr>
          <w:rFonts w:ascii="Arial" w:eastAsia="Times New Roman" w:hAnsi="Arial" w:cs="Arial"/>
          <w:sz w:val="24"/>
          <w:szCs w:val="24"/>
          <w14:ligatures w14:val="none"/>
        </w:rPr>
        <w:t>Target Number of participants</w:t>
      </w:r>
    </w:p>
    <w:p w14:paraId="1FFDB75E" w14:textId="77777777" w:rsidR="00FF4F15" w:rsidRPr="00AE1D6E" w:rsidRDefault="00FF4F15" w:rsidP="00FF4F15">
      <w:pPr>
        <w:numPr>
          <w:ilvl w:val="0"/>
          <w:numId w:val="1"/>
        </w:numPr>
        <w:spacing w:after="0" w:line="240" w:lineRule="auto"/>
        <w:rPr>
          <w:rFonts w:ascii="Arial" w:eastAsia="Times New Roman" w:hAnsi="Arial" w:cs="Arial"/>
          <w:sz w:val="24"/>
          <w:szCs w:val="24"/>
          <w14:ligatures w14:val="none"/>
        </w:rPr>
      </w:pPr>
      <w:r w:rsidRPr="00AE1D6E">
        <w:rPr>
          <w:rFonts w:ascii="Arial" w:eastAsia="Times New Roman" w:hAnsi="Arial" w:cs="Arial"/>
          <w:sz w:val="24"/>
          <w:szCs w:val="24"/>
          <w14:ligatures w14:val="none"/>
        </w:rPr>
        <w:t>How many of the million+ genomes that have been collected from veteran volunteers through the program for each year, with projection to reach the goal</w:t>
      </w:r>
    </w:p>
    <w:p w14:paraId="63704B97" w14:textId="77777777" w:rsidR="00FF4F15" w:rsidRPr="00AE1D6E" w:rsidRDefault="00FF4F15" w:rsidP="00FF4F15">
      <w:pPr>
        <w:numPr>
          <w:ilvl w:val="0"/>
          <w:numId w:val="1"/>
        </w:numPr>
        <w:spacing w:after="0" w:line="240" w:lineRule="auto"/>
        <w:rPr>
          <w:rFonts w:ascii="Arial" w:eastAsia="Times New Roman" w:hAnsi="Arial" w:cs="Arial"/>
          <w:sz w:val="24"/>
          <w:szCs w:val="24"/>
          <w14:ligatures w14:val="none"/>
        </w:rPr>
      </w:pPr>
      <w:r w:rsidRPr="00AE1D6E">
        <w:rPr>
          <w:rFonts w:ascii="Arial" w:eastAsia="Times New Roman" w:hAnsi="Arial" w:cs="Arial"/>
          <w:sz w:val="24"/>
          <w:szCs w:val="24"/>
          <w14:ligatures w14:val="none"/>
        </w:rPr>
        <w:t>The annual number of genomes sequencing each year.</w:t>
      </w:r>
    </w:p>
    <w:p w14:paraId="6610D3C4" w14:textId="2A0051CD" w:rsidR="00FF4F15" w:rsidRPr="00513D9C" w:rsidRDefault="00FF4F15" w:rsidP="00FF4F15">
      <w:pPr>
        <w:numPr>
          <w:ilvl w:val="0"/>
          <w:numId w:val="1"/>
        </w:numPr>
        <w:spacing w:after="0" w:line="240" w:lineRule="auto"/>
        <w:rPr>
          <w:rFonts w:ascii="Arial" w:eastAsia="Times New Roman" w:hAnsi="Arial" w:cs="Arial"/>
          <w:sz w:val="24"/>
          <w:szCs w:val="24"/>
          <w14:ligatures w14:val="none"/>
        </w:rPr>
      </w:pPr>
      <w:r w:rsidRPr="00AE1D6E">
        <w:rPr>
          <w:rFonts w:ascii="Arial" w:eastAsia="Times New Roman" w:hAnsi="Arial" w:cs="Arial"/>
          <w:sz w:val="24"/>
          <w:szCs w:val="24"/>
          <w14:ligatures w14:val="none"/>
        </w:rPr>
        <w:t>Heard rumors that the program may have slowed down over</w:t>
      </w:r>
      <w:r w:rsidRPr="00513D9C">
        <w:rPr>
          <w:rFonts w:ascii="Arial" w:eastAsia="Times New Roman" w:hAnsi="Arial" w:cs="Arial"/>
          <w:sz w:val="24"/>
          <w:szCs w:val="24"/>
          <w14:ligatures w14:val="none"/>
        </w:rPr>
        <w:t xml:space="preserve"> the past year, is that accurate?  If so</w:t>
      </w:r>
      <w:r w:rsidR="00513D9C">
        <w:rPr>
          <w:rFonts w:ascii="Arial" w:eastAsia="Times New Roman" w:hAnsi="Arial" w:cs="Arial"/>
          <w:sz w:val="24"/>
          <w:szCs w:val="24"/>
          <w14:ligatures w14:val="none"/>
        </w:rPr>
        <w:t>,</w:t>
      </w:r>
      <w:r w:rsidRPr="00513D9C">
        <w:rPr>
          <w:rFonts w:ascii="Arial" w:eastAsia="Times New Roman" w:hAnsi="Arial" w:cs="Arial"/>
          <w:sz w:val="24"/>
          <w:szCs w:val="24"/>
          <w14:ligatures w14:val="none"/>
        </w:rPr>
        <w:t xml:space="preserve"> was that part of the program plan or what caused that slow down?</w:t>
      </w:r>
    </w:p>
    <w:p w14:paraId="2E990655" w14:textId="77777777" w:rsidR="00FF4F15" w:rsidRPr="00513D9C" w:rsidRDefault="00FF4F15" w:rsidP="00FF4F15">
      <w:pPr>
        <w:numPr>
          <w:ilvl w:val="0"/>
          <w:numId w:val="1"/>
        </w:numPr>
        <w:spacing w:after="0" w:line="240" w:lineRule="auto"/>
        <w:rPr>
          <w:rFonts w:ascii="Arial" w:eastAsia="Times New Roman" w:hAnsi="Arial" w:cs="Arial"/>
          <w:sz w:val="24"/>
          <w:szCs w:val="24"/>
          <w14:ligatures w14:val="none"/>
        </w:rPr>
      </w:pPr>
      <w:r w:rsidRPr="00513D9C">
        <w:rPr>
          <w:rFonts w:ascii="Arial" w:eastAsia="Times New Roman" w:hAnsi="Arial" w:cs="Arial"/>
          <w:sz w:val="24"/>
          <w:szCs w:val="24"/>
          <w14:ligatures w14:val="none"/>
        </w:rPr>
        <w:t>When is the collection expected to meet its target goal?</w:t>
      </w:r>
    </w:p>
    <w:p w14:paraId="06D3714F" w14:textId="4BD4ECC1" w:rsidR="00FF4F15" w:rsidRPr="00AE1D6E" w:rsidRDefault="00FF4F15" w:rsidP="00BC027D">
      <w:pPr>
        <w:numPr>
          <w:ilvl w:val="0"/>
          <w:numId w:val="1"/>
        </w:numPr>
        <w:spacing w:after="0" w:line="240" w:lineRule="auto"/>
        <w:rPr>
          <w:rFonts w:ascii="Arial" w:hAnsi="Arial" w:cs="Arial"/>
          <w:sz w:val="24"/>
          <w:szCs w:val="24"/>
        </w:rPr>
      </w:pPr>
      <w:r w:rsidRPr="00AE1D6E">
        <w:rPr>
          <w:rFonts w:ascii="Arial" w:eastAsia="Times New Roman" w:hAnsi="Arial" w:cs="Arial"/>
          <w:sz w:val="24"/>
          <w:szCs w:val="24"/>
          <w14:ligatures w14:val="none"/>
        </w:rPr>
        <w:t>How is the database being used for research</w:t>
      </w:r>
    </w:p>
    <w:p w14:paraId="377603E5" w14:textId="77777777" w:rsidR="00AE1D6E" w:rsidRPr="00AE1D6E" w:rsidRDefault="00AE1D6E" w:rsidP="00AE1D6E">
      <w:pPr>
        <w:spacing w:after="0" w:line="240" w:lineRule="auto"/>
        <w:rPr>
          <w:rFonts w:ascii="Arial" w:hAnsi="Arial" w:cs="Arial"/>
          <w:sz w:val="24"/>
          <w:szCs w:val="24"/>
        </w:rPr>
      </w:pPr>
    </w:p>
    <w:p w14:paraId="6077F8BE" w14:textId="712C142E" w:rsidR="00513D9C" w:rsidRPr="007765F9" w:rsidRDefault="00513D9C" w:rsidP="00FF4F15">
      <w:pPr>
        <w:rPr>
          <w:rFonts w:ascii="Arial" w:hAnsi="Arial" w:cs="Arial"/>
          <w:b/>
          <w:bCs/>
          <w:sz w:val="24"/>
          <w:szCs w:val="24"/>
        </w:rPr>
      </w:pPr>
      <w:r w:rsidRPr="007765F9">
        <w:rPr>
          <w:rFonts w:ascii="Arial" w:hAnsi="Arial" w:cs="Arial"/>
          <w:b/>
          <w:bCs/>
          <w:sz w:val="24"/>
          <w:szCs w:val="24"/>
        </w:rPr>
        <w:t>Program Goals</w:t>
      </w:r>
    </w:p>
    <w:p w14:paraId="61A9BBAA" w14:textId="2D0A86E8" w:rsidR="005F6135" w:rsidRDefault="0033182B" w:rsidP="00FF4F15">
      <w:pPr>
        <w:rPr>
          <w:rFonts w:ascii="Arial" w:hAnsi="Arial" w:cs="Arial"/>
          <w:sz w:val="24"/>
          <w:szCs w:val="24"/>
        </w:rPr>
      </w:pPr>
      <w:r>
        <w:rPr>
          <w:rFonts w:ascii="Arial" w:hAnsi="Arial" w:cs="Arial"/>
          <w:sz w:val="24"/>
          <w:szCs w:val="24"/>
        </w:rPr>
        <w:t xml:space="preserve">The </w:t>
      </w:r>
      <w:r w:rsidR="003C1BC9">
        <w:rPr>
          <w:rFonts w:ascii="Arial" w:hAnsi="Arial" w:cs="Arial"/>
          <w:sz w:val="24"/>
          <w:szCs w:val="24"/>
        </w:rPr>
        <w:t>overarching goal of the Million Veteran Program</w:t>
      </w:r>
      <w:r w:rsidR="00530642">
        <w:rPr>
          <w:rFonts w:ascii="Arial" w:hAnsi="Arial" w:cs="Arial"/>
          <w:sz w:val="24"/>
          <w:szCs w:val="24"/>
        </w:rPr>
        <w:t xml:space="preserve"> (MVP)</w:t>
      </w:r>
      <w:r w:rsidR="00E11969">
        <w:rPr>
          <w:rFonts w:ascii="Arial" w:hAnsi="Arial" w:cs="Arial"/>
          <w:sz w:val="24"/>
          <w:szCs w:val="24"/>
        </w:rPr>
        <w:t xml:space="preserve"> is to </w:t>
      </w:r>
      <w:r w:rsidR="00910FDF">
        <w:rPr>
          <w:rFonts w:ascii="Arial" w:hAnsi="Arial" w:cs="Arial"/>
          <w:sz w:val="24"/>
          <w:szCs w:val="24"/>
        </w:rPr>
        <w:t>enable</w:t>
      </w:r>
      <w:r w:rsidR="001E5E38">
        <w:rPr>
          <w:rFonts w:ascii="Arial" w:hAnsi="Arial" w:cs="Arial"/>
          <w:sz w:val="24"/>
          <w:szCs w:val="24"/>
        </w:rPr>
        <w:t xml:space="preserve"> </w:t>
      </w:r>
      <w:r w:rsidR="00592AED">
        <w:rPr>
          <w:rFonts w:ascii="Arial" w:hAnsi="Arial" w:cs="Arial"/>
          <w:sz w:val="24"/>
          <w:szCs w:val="24"/>
        </w:rPr>
        <w:t xml:space="preserve">personalized or precision care for </w:t>
      </w:r>
      <w:r w:rsidR="006370DD">
        <w:rPr>
          <w:rFonts w:ascii="Arial" w:hAnsi="Arial" w:cs="Arial"/>
          <w:sz w:val="24"/>
          <w:szCs w:val="24"/>
        </w:rPr>
        <w:t xml:space="preserve">all current and future generations of Veterans by </w:t>
      </w:r>
      <w:r w:rsidR="004630DA">
        <w:rPr>
          <w:rFonts w:ascii="Arial" w:hAnsi="Arial" w:cs="Arial"/>
          <w:sz w:val="24"/>
          <w:szCs w:val="24"/>
        </w:rPr>
        <w:t xml:space="preserve">incorporating </w:t>
      </w:r>
      <w:r w:rsidR="00AB73B2">
        <w:rPr>
          <w:rFonts w:ascii="Arial" w:hAnsi="Arial" w:cs="Arial"/>
          <w:sz w:val="24"/>
          <w:szCs w:val="24"/>
        </w:rPr>
        <w:t>genetic, lifestyle, military experienc</w:t>
      </w:r>
      <w:r w:rsidR="00EB62A6">
        <w:rPr>
          <w:rFonts w:ascii="Arial" w:hAnsi="Arial" w:cs="Arial"/>
          <w:sz w:val="24"/>
          <w:szCs w:val="24"/>
        </w:rPr>
        <w:t>e a</w:t>
      </w:r>
      <w:r w:rsidR="00AB73B2">
        <w:rPr>
          <w:rFonts w:ascii="Arial" w:hAnsi="Arial" w:cs="Arial"/>
          <w:sz w:val="24"/>
          <w:szCs w:val="24"/>
        </w:rPr>
        <w:t>nd exposure</w:t>
      </w:r>
      <w:r w:rsidR="00EB62A6">
        <w:rPr>
          <w:rFonts w:ascii="Arial" w:hAnsi="Arial" w:cs="Arial"/>
          <w:sz w:val="24"/>
          <w:szCs w:val="24"/>
        </w:rPr>
        <w:t xml:space="preserve"> </w:t>
      </w:r>
      <w:r w:rsidR="004A3348">
        <w:rPr>
          <w:rFonts w:ascii="Arial" w:hAnsi="Arial" w:cs="Arial"/>
          <w:sz w:val="24"/>
          <w:szCs w:val="24"/>
        </w:rPr>
        <w:t xml:space="preserve">information </w:t>
      </w:r>
      <w:r w:rsidR="00241EC2">
        <w:rPr>
          <w:rFonts w:ascii="Arial" w:hAnsi="Arial" w:cs="Arial"/>
          <w:sz w:val="24"/>
          <w:szCs w:val="24"/>
        </w:rPr>
        <w:t>to guide diagnosis</w:t>
      </w:r>
      <w:r w:rsidR="009272F9">
        <w:rPr>
          <w:rFonts w:ascii="Arial" w:hAnsi="Arial" w:cs="Arial"/>
          <w:sz w:val="24"/>
          <w:szCs w:val="24"/>
        </w:rPr>
        <w:t>, treatment</w:t>
      </w:r>
      <w:r w:rsidR="00C053A6">
        <w:rPr>
          <w:rFonts w:ascii="Arial" w:hAnsi="Arial" w:cs="Arial"/>
          <w:sz w:val="24"/>
          <w:szCs w:val="24"/>
        </w:rPr>
        <w:t xml:space="preserve"> and prevention</w:t>
      </w:r>
      <w:r w:rsidR="000D5EC0">
        <w:rPr>
          <w:rFonts w:ascii="Arial" w:hAnsi="Arial" w:cs="Arial"/>
          <w:sz w:val="24"/>
          <w:szCs w:val="24"/>
        </w:rPr>
        <w:t xml:space="preserve"> </w:t>
      </w:r>
      <w:r w:rsidR="00320761">
        <w:rPr>
          <w:rFonts w:ascii="Arial" w:hAnsi="Arial" w:cs="Arial"/>
          <w:sz w:val="24"/>
          <w:szCs w:val="24"/>
        </w:rPr>
        <w:t xml:space="preserve">of </w:t>
      </w:r>
      <w:r w:rsidR="00E87D6D">
        <w:rPr>
          <w:rFonts w:ascii="Arial" w:hAnsi="Arial" w:cs="Arial"/>
          <w:sz w:val="24"/>
          <w:szCs w:val="24"/>
        </w:rPr>
        <w:t>diseases and conditions</w:t>
      </w:r>
      <w:r w:rsidR="005C184E">
        <w:rPr>
          <w:rFonts w:ascii="Arial" w:hAnsi="Arial" w:cs="Arial"/>
          <w:sz w:val="24"/>
          <w:szCs w:val="24"/>
        </w:rPr>
        <w:t>, and improving their health and well-being</w:t>
      </w:r>
      <w:r w:rsidR="006A17AE">
        <w:rPr>
          <w:rFonts w:ascii="Arial" w:hAnsi="Arial" w:cs="Arial"/>
          <w:sz w:val="24"/>
          <w:szCs w:val="24"/>
        </w:rPr>
        <w:t>.</w:t>
      </w:r>
      <w:r w:rsidR="000F466F">
        <w:rPr>
          <w:rFonts w:ascii="Arial" w:hAnsi="Arial" w:cs="Arial"/>
          <w:sz w:val="24"/>
          <w:szCs w:val="24"/>
        </w:rPr>
        <w:t xml:space="preserve"> </w:t>
      </w:r>
    </w:p>
    <w:p w14:paraId="055DBECC" w14:textId="0AC524AD" w:rsidR="00B9560F" w:rsidRPr="002567BF" w:rsidRDefault="005E4190" w:rsidP="002567BF">
      <w:pPr>
        <w:rPr>
          <w:rFonts w:ascii="Arial" w:hAnsi="Arial" w:cs="Arial"/>
          <w:sz w:val="24"/>
          <w:szCs w:val="24"/>
        </w:rPr>
      </w:pPr>
      <w:r w:rsidRPr="002567BF">
        <w:rPr>
          <w:rFonts w:ascii="Arial" w:hAnsi="Arial" w:cs="Arial"/>
          <w:sz w:val="24"/>
          <w:szCs w:val="24"/>
        </w:rPr>
        <w:t xml:space="preserve">Understanding how multiple factors </w:t>
      </w:r>
      <w:r w:rsidR="00E552E6" w:rsidRPr="002567BF">
        <w:rPr>
          <w:rFonts w:ascii="Arial" w:hAnsi="Arial" w:cs="Arial"/>
          <w:sz w:val="24"/>
          <w:szCs w:val="24"/>
        </w:rPr>
        <w:t xml:space="preserve">interact and </w:t>
      </w:r>
      <w:r w:rsidRPr="002567BF">
        <w:rPr>
          <w:rFonts w:ascii="Arial" w:hAnsi="Arial" w:cs="Arial"/>
          <w:sz w:val="24"/>
          <w:szCs w:val="24"/>
        </w:rPr>
        <w:t xml:space="preserve">affect health </w:t>
      </w:r>
      <w:r w:rsidR="001C6384" w:rsidRPr="002567BF">
        <w:rPr>
          <w:rFonts w:ascii="Arial" w:hAnsi="Arial" w:cs="Arial"/>
          <w:sz w:val="24"/>
          <w:szCs w:val="24"/>
        </w:rPr>
        <w:t xml:space="preserve">requires </w:t>
      </w:r>
      <w:r w:rsidR="007A789D" w:rsidRPr="002567BF">
        <w:rPr>
          <w:rFonts w:ascii="Arial" w:hAnsi="Arial" w:cs="Arial"/>
          <w:sz w:val="24"/>
          <w:szCs w:val="24"/>
        </w:rPr>
        <w:t xml:space="preserve">analyzing </w:t>
      </w:r>
      <w:r w:rsidR="00E552E6" w:rsidRPr="002567BF">
        <w:rPr>
          <w:rFonts w:ascii="Arial" w:hAnsi="Arial" w:cs="Arial"/>
          <w:sz w:val="24"/>
          <w:szCs w:val="24"/>
        </w:rPr>
        <w:t>data f</w:t>
      </w:r>
      <w:r w:rsidR="00F92429" w:rsidRPr="002567BF">
        <w:rPr>
          <w:rFonts w:ascii="Arial" w:hAnsi="Arial" w:cs="Arial"/>
          <w:sz w:val="24"/>
          <w:szCs w:val="24"/>
        </w:rPr>
        <w:t>ro</w:t>
      </w:r>
      <w:r w:rsidR="00E552E6" w:rsidRPr="002567BF">
        <w:rPr>
          <w:rFonts w:ascii="Arial" w:hAnsi="Arial" w:cs="Arial"/>
          <w:sz w:val="24"/>
          <w:szCs w:val="24"/>
        </w:rPr>
        <w:t xml:space="preserve">m very large numbers of people </w:t>
      </w:r>
      <w:r w:rsidR="002B3CAC" w:rsidRPr="002567BF">
        <w:rPr>
          <w:rFonts w:ascii="Arial" w:hAnsi="Arial" w:cs="Arial"/>
          <w:sz w:val="24"/>
          <w:szCs w:val="24"/>
        </w:rPr>
        <w:t xml:space="preserve">with </w:t>
      </w:r>
      <w:r w:rsidR="00F92429" w:rsidRPr="002567BF">
        <w:rPr>
          <w:rFonts w:ascii="Arial" w:hAnsi="Arial" w:cs="Arial"/>
          <w:sz w:val="24"/>
          <w:szCs w:val="24"/>
        </w:rPr>
        <w:t xml:space="preserve">and without </w:t>
      </w:r>
      <w:r w:rsidR="002B3CAC" w:rsidRPr="002567BF">
        <w:rPr>
          <w:rFonts w:ascii="Arial" w:hAnsi="Arial" w:cs="Arial"/>
          <w:sz w:val="24"/>
          <w:szCs w:val="24"/>
        </w:rPr>
        <w:t>a specific disease or health condition</w:t>
      </w:r>
      <w:r w:rsidR="00107ED8">
        <w:rPr>
          <w:rFonts w:ascii="Arial" w:hAnsi="Arial" w:cs="Arial"/>
          <w:sz w:val="24"/>
          <w:szCs w:val="24"/>
        </w:rPr>
        <w:t>,</w:t>
      </w:r>
      <w:r w:rsidR="006E529C">
        <w:rPr>
          <w:rFonts w:ascii="Arial" w:hAnsi="Arial" w:cs="Arial"/>
          <w:sz w:val="24"/>
          <w:szCs w:val="24"/>
        </w:rPr>
        <w:t xml:space="preserve"> </w:t>
      </w:r>
      <w:r w:rsidR="00133057">
        <w:rPr>
          <w:rFonts w:ascii="Arial" w:hAnsi="Arial" w:cs="Arial"/>
          <w:sz w:val="24"/>
          <w:szCs w:val="24"/>
        </w:rPr>
        <w:t>as well as</w:t>
      </w:r>
      <w:r w:rsidR="006E529C">
        <w:rPr>
          <w:rFonts w:ascii="Arial" w:hAnsi="Arial" w:cs="Arial"/>
          <w:sz w:val="24"/>
          <w:szCs w:val="24"/>
        </w:rPr>
        <w:t xml:space="preserve"> </w:t>
      </w:r>
      <w:r w:rsidR="00232714">
        <w:rPr>
          <w:rFonts w:ascii="Arial" w:hAnsi="Arial" w:cs="Arial"/>
          <w:sz w:val="24"/>
          <w:szCs w:val="24"/>
        </w:rPr>
        <w:t xml:space="preserve">sophisticated </w:t>
      </w:r>
      <w:r w:rsidR="00133057">
        <w:rPr>
          <w:rFonts w:ascii="Arial" w:hAnsi="Arial" w:cs="Arial"/>
          <w:sz w:val="24"/>
          <w:szCs w:val="24"/>
        </w:rPr>
        <w:t>analytic tools</w:t>
      </w:r>
      <w:r w:rsidR="002657D1">
        <w:rPr>
          <w:rFonts w:ascii="Arial" w:hAnsi="Arial" w:cs="Arial"/>
          <w:sz w:val="24"/>
          <w:szCs w:val="24"/>
        </w:rPr>
        <w:t xml:space="preserve">, including </w:t>
      </w:r>
      <w:r w:rsidR="00D06E4C">
        <w:rPr>
          <w:rFonts w:ascii="Arial" w:hAnsi="Arial" w:cs="Arial"/>
          <w:sz w:val="24"/>
          <w:szCs w:val="24"/>
        </w:rPr>
        <w:t>artificial intelligence, machine learning</w:t>
      </w:r>
      <w:r w:rsidR="00BD5C20">
        <w:rPr>
          <w:rFonts w:ascii="Arial" w:hAnsi="Arial" w:cs="Arial"/>
          <w:sz w:val="24"/>
          <w:szCs w:val="24"/>
        </w:rPr>
        <w:t>, natural language processing and statistica</w:t>
      </w:r>
      <w:r w:rsidR="00371D58">
        <w:rPr>
          <w:rFonts w:ascii="Arial" w:hAnsi="Arial" w:cs="Arial"/>
          <w:sz w:val="24"/>
          <w:szCs w:val="24"/>
        </w:rPr>
        <w:t>l methods.</w:t>
      </w:r>
      <w:r w:rsidR="001704EC">
        <w:rPr>
          <w:rFonts w:ascii="Arial" w:hAnsi="Arial" w:cs="Arial"/>
          <w:sz w:val="24"/>
          <w:szCs w:val="24"/>
        </w:rPr>
        <w:t xml:space="preserve"> </w:t>
      </w:r>
      <w:r w:rsidR="005F6135" w:rsidRPr="002567BF">
        <w:rPr>
          <w:rFonts w:ascii="Arial" w:hAnsi="Arial" w:cs="Arial"/>
          <w:sz w:val="24"/>
          <w:szCs w:val="24"/>
        </w:rPr>
        <w:t>Depending on the specific health condition</w:t>
      </w:r>
      <w:r w:rsidR="002975CB" w:rsidRPr="002567BF">
        <w:rPr>
          <w:rFonts w:ascii="Arial" w:hAnsi="Arial" w:cs="Arial"/>
          <w:sz w:val="24"/>
          <w:szCs w:val="24"/>
        </w:rPr>
        <w:t>, the specific population</w:t>
      </w:r>
      <w:r w:rsidR="006D61CD" w:rsidRPr="002567BF">
        <w:rPr>
          <w:rFonts w:ascii="Arial" w:hAnsi="Arial" w:cs="Arial"/>
          <w:sz w:val="24"/>
          <w:szCs w:val="24"/>
        </w:rPr>
        <w:t xml:space="preserve"> and </w:t>
      </w:r>
      <w:r w:rsidR="002975CB" w:rsidRPr="002567BF">
        <w:rPr>
          <w:rFonts w:ascii="Arial" w:hAnsi="Arial" w:cs="Arial"/>
          <w:sz w:val="24"/>
          <w:szCs w:val="24"/>
        </w:rPr>
        <w:t>how common or rare a genetic marker</w:t>
      </w:r>
      <w:r w:rsidR="007802E5" w:rsidRPr="002567BF">
        <w:rPr>
          <w:rFonts w:ascii="Arial" w:hAnsi="Arial" w:cs="Arial"/>
          <w:sz w:val="24"/>
          <w:szCs w:val="24"/>
        </w:rPr>
        <w:t xml:space="preserve"> is</w:t>
      </w:r>
      <w:r w:rsidR="00D360E6" w:rsidRPr="002567BF">
        <w:rPr>
          <w:rFonts w:ascii="Arial" w:hAnsi="Arial" w:cs="Arial"/>
          <w:sz w:val="24"/>
          <w:szCs w:val="24"/>
        </w:rPr>
        <w:t xml:space="preserve">, </w:t>
      </w:r>
      <w:r w:rsidR="005470CA" w:rsidRPr="002567BF">
        <w:rPr>
          <w:rFonts w:ascii="Arial" w:hAnsi="Arial" w:cs="Arial"/>
          <w:sz w:val="24"/>
          <w:szCs w:val="24"/>
        </w:rPr>
        <w:t>health and genetic data f</w:t>
      </w:r>
      <w:r w:rsidR="005077A0" w:rsidRPr="002567BF">
        <w:rPr>
          <w:rFonts w:ascii="Arial" w:hAnsi="Arial" w:cs="Arial"/>
          <w:sz w:val="24"/>
          <w:szCs w:val="24"/>
        </w:rPr>
        <w:t>ro</w:t>
      </w:r>
      <w:r w:rsidR="005470CA" w:rsidRPr="002567BF">
        <w:rPr>
          <w:rFonts w:ascii="Arial" w:hAnsi="Arial" w:cs="Arial"/>
          <w:sz w:val="24"/>
          <w:szCs w:val="24"/>
        </w:rPr>
        <w:t xml:space="preserve">m </w:t>
      </w:r>
      <w:r w:rsidR="00D360E6" w:rsidRPr="002567BF">
        <w:rPr>
          <w:rFonts w:ascii="Arial" w:hAnsi="Arial" w:cs="Arial"/>
          <w:sz w:val="24"/>
          <w:szCs w:val="24"/>
        </w:rPr>
        <w:t xml:space="preserve">hundreds of thousands </w:t>
      </w:r>
      <w:r w:rsidR="00517A0C">
        <w:rPr>
          <w:rFonts w:ascii="Arial" w:hAnsi="Arial" w:cs="Arial"/>
          <w:sz w:val="24"/>
          <w:szCs w:val="24"/>
        </w:rPr>
        <w:t xml:space="preserve">to millions </w:t>
      </w:r>
      <w:r w:rsidR="00D360E6" w:rsidRPr="002567BF">
        <w:rPr>
          <w:rFonts w:ascii="Arial" w:hAnsi="Arial" w:cs="Arial"/>
          <w:sz w:val="24"/>
          <w:szCs w:val="24"/>
        </w:rPr>
        <w:t xml:space="preserve">of </w:t>
      </w:r>
      <w:r w:rsidR="005470CA" w:rsidRPr="002567BF">
        <w:rPr>
          <w:rFonts w:ascii="Arial" w:hAnsi="Arial" w:cs="Arial"/>
          <w:sz w:val="24"/>
          <w:szCs w:val="24"/>
        </w:rPr>
        <w:t xml:space="preserve">Veterans </w:t>
      </w:r>
      <w:r w:rsidR="005077A0" w:rsidRPr="002567BF">
        <w:rPr>
          <w:rFonts w:ascii="Arial" w:hAnsi="Arial" w:cs="Arial"/>
          <w:sz w:val="24"/>
          <w:szCs w:val="24"/>
        </w:rPr>
        <w:t>of a specific population may be required.</w:t>
      </w:r>
    </w:p>
    <w:p w14:paraId="186B157D" w14:textId="5AF48196" w:rsidR="00752151" w:rsidRDefault="00D809C4" w:rsidP="00380930">
      <w:pPr>
        <w:spacing w:after="0" w:line="240" w:lineRule="auto"/>
        <w:rPr>
          <w:rFonts w:ascii="Arial" w:hAnsi="Arial" w:cs="Arial"/>
          <w:sz w:val="24"/>
          <w:szCs w:val="24"/>
        </w:rPr>
      </w:pPr>
      <w:r w:rsidRPr="00380930">
        <w:rPr>
          <w:rFonts w:ascii="Arial" w:hAnsi="Arial" w:cs="Arial"/>
          <w:sz w:val="24"/>
          <w:szCs w:val="24"/>
        </w:rPr>
        <w:t>Built on the foundations of trust and altruism of Veterans</w:t>
      </w:r>
      <w:r w:rsidR="003464B4" w:rsidRPr="00380930">
        <w:rPr>
          <w:rFonts w:ascii="Arial" w:hAnsi="Arial" w:cs="Arial"/>
          <w:sz w:val="24"/>
          <w:szCs w:val="24"/>
        </w:rPr>
        <w:t xml:space="preserve">, and leveraging </w:t>
      </w:r>
      <w:r w:rsidR="00417E42" w:rsidRPr="00380930">
        <w:rPr>
          <w:rFonts w:ascii="Arial" w:hAnsi="Arial" w:cs="Arial"/>
          <w:sz w:val="24"/>
          <w:szCs w:val="24"/>
        </w:rPr>
        <w:t xml:space="preserve">one of the </w:t>
      </w:r>
      <w:r w:rsidR="00530642" w:rsidRPr="00380930">
        <w:rPr>
          <w:rFonts w:ascii="Arial" w:hAnsi="Arial" w:cs="Arial"/>
          <w:sz w:val="24"/>
          <w:szCs w:val="24"/>
        </w:rPr>
        <w:t xml:space="preserve">best and </w:t>
      </w:r>
      <w:r w:rsidR="0046786A" w:rsidRPr="00380930">
        <w:rPr>
          <w:rFonts w:ascii="Arial" w:hAnsi="Arial" w:cs="Arial"/>
          <w:sz w:val="24"/>
          <w:szCs w:val="24"/>
        </w:rPr>
        <w:t>most comprehensive electr</w:t>
      </w:r>
      <w:r w:rsidR="00FF5804" w:rsidRPr="00380930">
        <w:rPr>
          <w:rFonts w:ascii="Arial" w:hAnsi="Arial" w:cs="Arial"/>
          <w:sz w:val="24"/>
          <w:szCs w:val="24"/>
        </w:rPr>
        <w:t>onic health records in the world, a</w:t>
      </w:r>
      <w:r w:rsidR="00530642" w:rsidRPr="00380930">
        <w:rPr>
          <w:rFonts w:ascii="Arial" w:hAnsi="Arial" w:cs="Arial"/>
          <w:sz w:val="24"/>
          <w:szCs w:val="24"/>
        </w:rPr>
        <w:t xml:space="preserve">nd world-class clinicians and researchers, MVP </w:t>
      </w:r>
      <w:r w:rsidR="00C46E1F">
        <w:rPr>
          <w:rFonts w:ascii="Arial" w:hAnsi="Arial" w:cs="Arial"/>
          <w:sz w:val="24"/>
          <w:szCs w:val="24"/>
        </w:rPr>
        <w:t xml:space="preserve">has enrolled </w:t>
      </w:r>
      <w:r w:rsidR="009F419C">
        <w:rPr>
          <w:rFonts w:ascii="Arial" w:hAnsi="Arial" w:cs="Arial"/>
          <w:sz w:val="24"/>
          <w:szCs w:val="24"/>
        </w:rPr>
        <w:t xml:space="preserve">over 1,070,000 </w:t>
      </w:r>
      <w:r w:rsidR="00E420E4">
        <w:rPr>
          <w:rFonts w:ascii="Arial" w:hAnsi="Arial" w:cs="Arial"/>
          <w:sz w:val="24"/>
          <w:szCs w:val="24"/>
        </w:rPr>
        <w:t>participants to date</w:t>
      </w:r>
      <w:r w:rsidR="00AE1D6E">
        <w:rPr>
          <w:rFonts w:ascii="Arial" w:hAnsi="Arial" w:cs="Arial"/>
          <w:sz w:val="24"/>
          <w:szCs w:val="24"/>
        </w:rPr>
        <w:t xml:space="preserve">. </w:t>
      </w:r>
      <w:r w:rsidR="00E420E4">
        <w:rPr>
          <w:rFonts w:ascii="Arial" w:hAnsi="Arial" w:cs="Arial"/>
          <w:sz w:val="24"/>
          <w:szCs w:val="24"/>
        </w:rPr>
        <w:t xml:space="preserve"> </w:t>
      </w:r>
      <w:r w:rsidR="00C536F1">
        <w:rPr>
          <w:rFonts w:ascii="Arial" w:hAnsi="Arial" w:cs="Arial"/>
          <w:sz w:val="24"/>
          <w:szCs w:val="24"/>
        </w:rPr>
        <w:t xml:space="preserve">MVP is </w:t>
      </w:r>
      <w:r w:rsidR="009B574A" w:rsidRPr="00380930">
        <w:rPr>
          <w:rFonts w:ascii="Arial" w:hAnsi="Arial" w:cs="Arial"/>
          <w:sz w:val="24"/>
          <w:szCs w:val="24"/>
        </w:rPr>
        <w:t>con</w:t>
      </w:r>
      <w:r w:rsidR="00C90EC8" w:rsidRPr="00380930">
        <w:rPr>
          <w:rFonts w:ascii="Arial" w:hAnsi="Arial" w:cs="Arial"/>
          <w:sz w:val="24"/>
          <w:szCs w:val="24"/>
        </w:rPr>
        <w:t xml:space="preserve">ducting research </w:t>
      </w:r>
      <w:r w:rsidR="004541E4" w:rsidRPr="00380930">
        <w:rPr>
          <w:rFonts w:ascii="Arial" w:hAnsi="Arial" w:cs="Arial"/>
          <w:sz w:val="24"/>
          <w:szCs w:val="24"/>
        </w:rPr>
        <w:t xml:space="preserve">in areas </w:t>
      </w:r>
      <w:r w:rsidR="00BB3701" w:rsidRPr="00380930">
        <w:rPr>
          <w:rFonts w:ascii="Arial" w:hAnsi="Arial" w:cs="Arial"/>
          <w:sz w:val="24"/>
          <w:szCs w:val="24"/>
        </w:rPr>
        <w:t>such as</w:t>
      </w:r>
      <w:r w:rsidR="002768D9" w:rsidRPr="00380930">
        <w:rPr>
          <w:rFonts w:ascii="Arial" w:hAnsi="Arial" w:cs="Arial"/>
          <w:sz w:val="24"/>
          <w:szCs w:val="24"/>
        </w:rPr>
        <w:t xml:space="preserve"> </w:t>
      </w:r>
      <w:r w:rsidR="00BB3701" w:rsidRPr="00380930">
        <w:rPr>
          <w:rFonts w:ascii="Arial" w:hAnsi="Arial" w:cs="Arial"/>
          <w:sz w:val="24"/>
          <w:szCs w:val="24"/>
        </w:rPr>
        <w:t>traumatic brain injury, PTSD, depression, suicide risk, tinnitus, Gulf War Illness</w:t>
      </w:r>
      <w:r w:rsidR="003F53FB" w:rsidRPr="00380930">
        <w:rPr>
          <w:rFonts w:ascii="Arial" w:hAnsi="Arial" w:cs="Arial"/>
          <w:sz w:val="24"/>
          <w:szCs w:val="24"/>
        </w:rPr>
        <w:t>, substance use disorders, cancer, heart disease</w:t>
      </w:r>
      <w:r w:rsidR="00BB3701" w:rsidRPr="00380930">
        <w:rPr>
          <w:rFonts w:ascii="Arial" w:hAnsi="Arial" w:cs="Arial"/>
          <w:sz w:val="24"/>
          <w:szCs w:val="24"/>
        </w:rPr>
        <w:t xml:space="preserve"> and more</w:t>
      </w:r>
      <w:r w:rsidR="003F53FB" w:rsidRPr="00380930">
        <w:rPr>
          <w:rFonts w:ascii="Arial" w:hAnsi="Arial" w:cs="Arial"/>
          <w:sz w:val="24"/>
          <w:szCs w:val="24"/>
        </w:rPr>
        <w:t>. Importantly</w:t>
      </w:r>
      <w:r w:rsidR="003F7CC3" w:rsidRPr="00380930">
        <w:rPr>
          <w:rFonts w:ascii="Arial" w:hAnsi="Arial" w:cs="Arial"/>
          <w:sz w:val="24"/>
          <w:szCs w:val="24"/>
        </w:rPr>
        <w:t xml:space="preserve">, MVP is </w:t>
      </w:r>
      <w:r w:rsidR="00E46A91" w:rsidRPr="00380930">
        <w:rPr>
          <w:rFonts w:ascii="Arial" w:hAnsi="Arial" w:cs="Arial"/>
          <w:sz w:val="24"/>
          <w:szCs w:val="24"/>
        </w:rPr>
        <w:t xml:space="preserve">working closely with the clinical operations </w:t>
      </w:r>
      <w:r w:rsidR="00C536F1">
        <w:rPr>
          <w:rFonts w:ascii="Arial" w:hAnsi="Arial" w:cs="Arial"/>
          <w:sz w:val="24"/>
          <w:szCs w:val="24"/>
        </w:rPr>
        <w:t xml:space="preserve">in the VA </w:t>
      </w:r>
      <w:r w:rsidR="00C14BD1" w:rsidRPr="00380930">
        <w:rPr>
          <w:rFonts w:ascii="Arial" w:hAnsi="Arial" w:cs="Arial"/>
          <w:sz w:val="24"/>
          <w:szCs w:val="24"/>
        </w:rPr>
        <w:t xml:space="preserve">to apply </w:t>
      </w:r>
      <w:r w:rsidR="002B795B" w:rsidRPr="00380930">
        <w:rPr>
          <w:rFonts w:ascii="Arial" w:hAnsi="Arial" w:cs="Arial"/>
          <w:sz w:val="24"/>
          <w:szCs w:val="24"/>
        </w:rPr>
        <w:t>discoverie</w:t>
      </w:r>
      <w:r w:rsidR="0063709F" w:rsidRPr="00380930">
        <w:rPr>
          <w:rFonts w:ascii="Arial" w:hAnsi="Arial" w:cs="Arial"/>
          <w:sz w:val="24"/>
          <w:szCs w:val="24"/>
        </w:rPr>
        <w:t xml:space="preserve">s </w:t>
      </w:r>
      <w:r w:rsidR="00C536F1">
        <w:rPr>
          <w:rFonts w:ascii="Arial" w:hAnsi="Arial" w:cs="Arial"/>
          <w:sz w:val="24"/>
          <w:szCs w:val="24"/>
        </w:rPr>
        <w:t xml:space="preserve">directly </w:t>
      </w:r>
      <w:r w:rsidR="0063709F" w:rsidRPr="00380930">
        <w:rPr>
          <w:rFonts w:ascii="Arial" w:hAnsi="Arial" w:cs="Arial"/>
          <w:sz w:val="24"/>
          <w:szCs w:val="24"/>
        </w:rPr>
        <w:t xml:space="preserve">in </w:t>
      </w:r>
      <w:r w:rsidR="00C536F1">
        <w:rPr>
          <w:rFonts w:ascii="Arial" w:hAnsi="Arial" w:cs="Arial"/>
          <w:sz w:val="24"/>
          <w:szCs w:val="24"/>
        </w:rPr>
        <w:t xml:space="preserve">the </w:t>
      </w:r>
      <w:r w:rsidR="0063709F" w:rsidRPr="00380930">
        <w:rPr>
          <w:rFonts w:ascii="Arial" w:hAnsi="Arial" w:cs="Arial"/>
          <w:sz w:val="24"/>
          <w:szCs w:val="24"/>
        </w:rPr>
        <w:t>clinical care</w:t>
      </w:r>
      <w:r w:rsidR="00C536F1">
        <w:rPr>
          <w:rFonts w:ascii="Arial" w:hAnsi="Arial" w:cs="Arial"/>
          <w:sz w:val="24"/>
          <w:szCs w:val="24"/>
        </w:rPr>
        <w:t xml:space="preserve"> of Veterans</w:t>
      </w:r>
      <w:r w:rsidR="0063709F" w:rsidRPr="00380930">
        <w:rPr>
          <w:rFonts w:ascii="Arial" w:hAnsi="Arial" w:cs="Arial"/>
          <w:sz w:val="24"/>
          <w:szCs w:val="24"/>
        </w:rPr>
        <w:t>.</w:t>
      </w:r>
      <w:r w:rsidR="003F7CC3" w:rsidRPr="00380930">
        <w:rPr>
          <w:rFonts w:ascii="Arial" w:hAnsi="Arial" w:cs="Arial"/>
          <w:sz w:val="24"/>
          <w:szCs w:val="24"/>
        </w:rPr>
        <w:t xml:space="preserve"> </w:t>
      </w:r>
      <w:r w:rsidR="00517A0C" w:rsidRPr="00380930">
        <w:rPr>
          <w:rFonts w:ascii="Arial" w:hAnsi="Arial" w:cs="Arial"/>
          <w:sz w:val="24"/>
          <w:szCs w:val="24"/>
        </w:rPr>
        <w:t xml:space="preserve">Some examples </w:t>
      </w:r>
      <w:r w:rsidR="00FA3280" w:rsidRPr="00380930">
        <w:rPr>
          <w:rFonts w:ascii="Arial" w:hAnsi="Arial" w:cs="Arial"/>
          <w:sz w:val="24"/>
          <w:szCs w:val="24"/>
        </w:rPr>
        <w:t>are:</w:t>
      </w:r>
    </w:p>
    <w:p w14:paraId="79B48D26" w14:textId="77777777" w:rsidR="00380930" w:rsidRPr="00380930" w:rsidRDefault="00380930" w:rsidP="00380930">
      <w:pPr>
        <w:spacing w:after="0" w:line="240" w:lineRule="auto"/>
        <w:rPr>
          <w:rFonts w:ascii="Arial" w:hAnsi="Arial" w:cs="Arial"/>
          <w:sz w:val="24"/>
          <w:szCs w:val="24"/>
        </w:rPr>
      </w:pPr>
    </w:p>
    <w:p w14:paraId="789ED23A" w14:textId="4418E357" w:rsidR="00FA3280" w:rsidRDefault="008156CE" w:rsidP="00FA3280">
      <w:pPr>
        <w:pStyle w:val="ListParagraph"/>
        <w:numPr>
          <w:ilvl w:val="0"/>
          <w:numId w:val="6"/>
        </w:numPr>
        <w:spacing w:after="0" w:line="240" w:lineRule="auto"/>
        <w:rPr>
          <w:rFonts w:ascii="Arial" w:hAnsi="Arial" w:cs="Arial"/>
          <w:sz w:val="24"/>
          <w:szCs w:val="24"/>
        </w:rPr>
      </w:pPr>
      <w:r w:rsidRPr="008156CE">
        <w:rPr>
          <w:rFonts w:ascii="Arial" w:hAnsi="Arial" w:cs="Arial"/>
          <w:b/>
          <w:bCs/>
          <w:sz w:val="24"/>
          <w:szCs w:val="24"/>
        </w:rPr>
        <w:t>Early prediction of prostate cancer risk</w:t>
      </w:r>
      <w:r>
        <w:rPr>
          <w:rFonts w:ascii="Arial" w:hAnsi="Arial" w:cs="Arial"/>
          <w:sz w:val="24"/>
          <w:szCs w:val="24"/>
        </w:rPr>
        <w:t xml:space="preserve">: </w:t>
      </w:r>
      <w:r w:rsidR="009D0300">
        <w:rPr>
          <w:rFonts w:ascii="Arial" w:hAnsi="Arial" w:cs="Arial"/>
          <w:sz w:val="24"/>
          <w:szCs w:val="24"/>
        </w:rPr>
        <w:t xml:space="preserve">A genetic risk score </w:t>
      </w:r>
      <w:r w:rsidR="00756D1D">
        <w:rPr>
          <w:rFonts w:ascii="Arial" w:hAnsi="Arial" w:cs="Arial"/>
          <w:sz w:val="24"/>
          <w:szCs w:val="24"/>
        </w:rPr>
        <w:t xml:space="preserve">that can </w:t>
      </w:r>
      <w:r w:rsidR="007D0475">
        <w:rPr>
          <w:rFonts w:ascii="Arial" w:hAnsi="Arial" w:cs="Arial"/>
          <w:sz w:val="24"/>
          <w:szCs w:val="24"/>
        </w:rPr>
        <w:t xml:space="preserve">help predict risk for developing </w:t>
      </w:r>
      <w:r w:rsidR="00EE3A53">
        <w:rPr>
          <w:rFonts w:ascii="Arial" w:hAnsi="Arial" w:cs="Arial"/>
          <w:sz w:val="24"/>
          <w:szCs w:val="24"/>
        </w:rPr>
        <w:t xml:space="preserve">prostate cancer </w:t>
      </w:r>
      <w:r w:rsidR="009D0300">
        <w:rPr>
          <w:rFonts w:ascii="Arial" w:hAnsi="Arial" w:cs="Arial"/>
          <w:sz w:val="24"/>
          <w:szCs w:val="24"/>
        </w:rPr>
        <w:t xml:space="preserve">identified by </w:t>
      </w:r>
      <w:r w:rsidR="006A6562">
        <w:rPr>
          <w:rFonts w:ascii="Arial" w:hAnsi="Arial" w:cs="Arial"/>
          <w:sz w:val="24"/>
          <w:szCs w:val="24"/>
        </w:rPr>
        <w:t xml:space="preserve">MVP research </w:t>
      </w:r>
      <w:r w:rsidR="00EE3A53">
        <w:rPr>
          <w:rFonts w:ascii="Arial" w:hAnsi="Arial" w:cs="Arial"/>
          <w:sz w:val="24"/>
          <w:szCs w:val="24"/>
        </w:rPr>
        <w:t xml:space="preserve">is </w:t>
      </w:r>
      <w:r w:rsidR="004A07A2">
        <w:rPr>
          <w:rFonts w:ascii="Arial" w:hAnsi="Arial" w:cs="Arial"/>
          <w:sz w:val="24"/>
          <w:szCs w:val="24"/>
        </w:rPr>
        <w:t>now being tested in a VA clinical trial that is comparing standard of care prostate cancer screening to standard of care plus the genetic risk score.</w:t>
      </w:r>
    </w:p>
    <w:p w14:paraId="2CDF5F1F" w14:textId="7B1ACACA" w:rsidR="004A07A2" w:rsidRDefault="008156CE" w:rsidP="00FA3280">
      <w:pPr>
        <w:pStyle w:val="ListParagraph"/>
        <w:numPr>
          <w:ilvl w:val="0"/>
          <w:numId w:val="6"/>
        </w:numPr>
        <w:spacing w:after="0" w:line="240" w:lineRule="auto"/>
        <w:rPr>
          <w:rFonts w:ascii="Arial" w:hAnsi="Arial" w:cs="Arial"/>
          <w:sz w:val="24"/>
          <w:szCs w:val="24"/>
        </w:rPr>
      </w:pPr>
      <w:r w:rsidRPr="008156CE">
        <w:rPr>
          <w:rFonts w:ascii="Arial" w:hAnsi="Arial" w:cs="Arial"/>
          <w:b/>
          <w:bCs/>
          <w:sz w:val="24"/>
          <w:szCs w:val="24"/>
        </w:rPr>
        <w:t>Suicide prevention</w:t>
      </w:r>
      <w:r>
        <w:rPr>
          <w:rFonts w:ascii="Arial" w:hAnsi="Arial" w:cs="Arial"/>
          <w:sz w:val="24"/>
          <w:szCs w:val="24"/>
        </w:rPr>
        <w:t xml:space="preserve">: </w:t>
      </w:r>
      <w:r w:rsidR="00D30BBB">
        <w:rPr>
          <w:rFonts w:ascii="Arial" w:hAnsi="Arial" w:cs="Arial"/>
          <w:sz w:val="24"/>
          <w:szCs w:val="24"/>
        </w:rPr>
        <w:t>F</w:t>
      </w:r>
      <w:r w:rsidR="009B2BA0">
        <w:rPr>
          <w:rFonts w:ascii="Arial" w:hAnsi="Arial" w:cs="Arial"/>
          <w:sz w:val="24"/>
          <w:szCs w:val="24"/>
        </w:rPr>
        <w:t>ood insecurity</w:t>
      </w:r>
      <w:r>
        <w:rPr>
          <w:rFonts w:ascii="Arial" w:hAnsi="Arial" w:cs="Arial"/>
          <w:sz w:val="24"/>
          <w:szCs w:val="24"/>
        </w:rPr>
        <w:t xml:space="preserve"> and </w:t>
      </w:r>
      <w:r w:rsidR="009B2BA0">
        <w:rPr>
          <w:rFonts w:ascii="Arial" w:hAnsi="Arial" w:cs="Arial"/>
          <w:sz w:val="24"/>
          <w:szCs w:val="24"/>
        </w:rPr>
        <w:t xml:space="preserve">marital status </w:t>
      </w:r>
      <w:r>
        <w:rPr>
          <w:rFonts w:ascii="Arial" w:hAnsi="Arial" w:cs="Arial"/>
          <w:sz w:val="24"/>
          <w:szCs w:val="24"/>
        </w:rPr>
        <w:t xml:space="preserve">were shown to increase </w:t>
      </w:r>
      <w:r w:rsidR="00D30BBB">
        <w:rPr>
          <w:rFonts w:ascii="Arial" w:hAnsi="Arial" w:cs="Arial"/>
          <w:sz w:val="24"/>
          <w:szCs w:val="24"/>
        </w:rPr>
        <w:t>risk of suicid</w:t>
      </w:r>
      <w:r w:rsidR="00F57801">
        <w:rPr>
          <w:rFonts w:ascii="Arial" w:hAnsi="Arial" w:cs="Arial"/>
          <w:sz w:val="24"/>
          <w:szCs w:val="24"/>
        </w:rPr>
        <w:t xml:space="preserve">e </w:t>
      </w:r>
      <w:r>
        <w:rPr>
          <w:rFonts w:ascii="Arial" w:hAnsi="Arial" w:cs="Arial"/>
          <w:sz w:val="24"/>
          <w:szCs w:val="24"/>
        </w:rPr>
        <w:t>identified by MVP research</w:t>
      </w:r>
      <w:r w:rsidR="00F57801">
        <w:rPr>
          <w:rFonts w:ascii="Arial" w:hAnsi="Arial" w:cs="Arial"/>
          <w:sz w:val="24"/>
          <w:szCs w:val="24"/>
        </w:rPr>
        <w:t>. These factors</w:t>
      </w:r>
      <w:r>
        <w:rPr>
          <w:rFonts w:ascii="Arial" w:hAnsi="Arial" w:cs="Arial"/>
          <w:sz w:val="24"/>
          <w:szCs w:val="24"/>
        </w:rPr>
        <w:t xml:space="preserve"> </w:t>
      </w:r>
      <w:r w:rsidR="009B2BA0">
        <w:rPr>
          <w:rFonts w:ascii="Arial" w:hAnsi="Arial" w:cs="Arial"/>
          <w:sz w:val="24"/>
          <w:szCs w:val="24"/>
        </w:rPr>
        <w:t xml:space="preserve">have been incorporated into VA’s </w:t>
      </w:r>
      <w:r w:rsidR="00DB6CB7">
        <w:rPr>
          <w:rFonts w:ascii="Arial" w:hAnsi="Arial" w:cs="Arial"/>
          <w:sz w:val="24"/>
          <w:szCs w:val="24"/>
        </w:rPr>
        <w:t xml:space="preserve">suicide risk-prediction </w:t>
      </w:r>
      <w:r w:rsidR="00294D91">
        <w:rPr>
          <w:rFonts w:ascii="Arial" w:hAnsi="Arial" w:cs="Arial"/>
          <w:sz w:val="24"/>
          <w:szCs w:val="24"/>
        </w:rPr>
        <w:t xml:space="preserve">tool, </w:t>
      </w:r>
      <w:r w:rsidR="009B2BA0">
        <w:rPr>
          <w:rFonts w:ascii="Arial" w:hAnsi="Arial" w:cs="Arial"/>
          <w:sz w:val="24"/>
          <w:szCs w:val="24"/>
        </w:rPr>
        <w:t xml:space="preserve">REACHVET </w:t>
      </w:r>
      <w:r w:rsidR="00F12D89">
        <w:rPr>
          <w:rFonts w:ascii="Arial" w:hAnsi="Arial" w:cs="Arial"/>
          <w:sz w:val="24"/>
          <w:szCs w:val="24"/>
        </w:rPr>
        <w:t>2.0</w:t>
      </w:r>
      <w:r w:rsidR="00E774B9">
        <w:rPr>
          <w:rFonts w:ascii="Arial" w:hAnsi="Arial" w:cs="Arial"/>
          <w:sz w:val="24"/>
          <w:szCs w:val="24"/>
        </w:rPr>
        <w:t xml:space="preserve">, which is set to be deployed </w:t>
      </w:r>
      <w:r w:rsidR="00BA18FC">
        <w:rPr>
          <w:rFonts w:ascii="Arial" w:hAnsi="Arial" w:cs="Arial"/>
          <w:sz w:val="24"/>
          <w:szCs w:val="24"/>
        </w:rPr>
        <w:t>in the VA in 2025.</w:t>
      </w:r>
    </w:p>
    <w:p w14:paraId="65495142" w14:textId="6648D51C" w:rsidR="00AE1D6E" w:rsidRPr="00F579CB" w:rsidRDefault="00AE1D6E" w:rsidP="00AE1D6E">
      <w:pPr>
        <w:pStyle w:val="ListParagraph"/>
        <w:numPr>
          <w:ilvl w:val="0"/>
          <w:numId w:val="6"/>
        </w:numPr>
        <w:spacing w:after="0" w:line="276" w:lineRule="auto"/>
        <w:rPr>
          <w:rFonts w:ascii="Arial" w:hAnsi="Arial" w:cs="Arial"/>
          <w:sz w:val="24"/>
          <w:szCs w:val="24"/>
        </w:rPr>
      </w:pPr>
      <w:r w:rsidRPr="00F579CB">
        <w:rPr>
          <w:rFonts w:ascii="Arial" w:hAnsi="Arial" w:cs="Arial"/>
          <w:b/>
          <w:bCs/>
          <w:sz w:val="24"/>
          <w:szCs w:val="24"/>
        </w:rPr>
        <w:lastRenderedPageBreak/>
        <w:t>Ending Homelessness</w:t>
      </w:r>
      <w:r w:rsidRPr="00F579CB">
        <w:rPr>
          <w:rFonts w:ascii="Arial" w:hAnsi="Arial" w:cs="Arial"/>
          <w:sz w:val="24"/>
          <w:szCs w:val="24"/>
        </w:rPr>
        <w:t>: MVP researchers in collaboration the Department of Energy applied artificial intelligence to develop a tool that can predict housing instability in Veterans 2 months in advance of the VA Homeless Screener survey response. Efforts are currently underway to validate these findings within the VA.</w:t>
      </w:r>
    </w:p>
    <w:p w14:paraId="7BD1BEDA" w14:textId="711C49D5" w:rsidR="002C2D84" w:rsidRDefault="00707CCB" w:rsidP="00FA3280">
      <w:pPr>
        <w:pStyle w:val="ListParagraph"/>
        <w:numPr>
          <w:ilvl w:val="0"/>
          <w:numId w:val="6"/>
        </w:numPr>
        <w:spacing w:after="0" w:line="240" w:lineRule="auto"/>
        <w:rPr>
          <w:rFonts w:ascii="Arial" w:hAnsi="Arial" w:cs="Arial"/>
          <w:sz w:val="24"/>
          <w:szCs w:val="24"/>
        </w:rPr>
      </w:pPr>
      <w:r w:rsidRPr="00707CCB">
        <w:rPr>
          <w:rFonts w:ascii="Arial" w:hAnsi="Arial" w:cs="Arial"/>
          <w:b/>
          <w:bCs/>
          <w:sz w:val="24"/>
          <w:szCs w:val="24"/>
        </w:rPr>
        <w:t>Preventing end-stage kidney disease</w:t>
      </w:r>
      <w:r>
        <w:rPr>
          <w:rFonts w:ascii="Arial" w:hAnsi="Arial" w:cs="Arial"/>
          <w:sz w:val="24"/>
          <w:szCs w:val="24"/>
        </w:rPr>
        <w:t xml:space="preserve">: </w:t>
      </w:r>
      <w:r w:rsidR="006D61EA">
        <w:rPr>
          <w:rFonts w:ascii="Arial" w:hAnsi="Arial" w:cs="Arial"/>
          <w:sz w:val="24"/>
          <w:szCs w:val="24"/>
        </w:rPr>
        <w:t>A protective gene for end</w:t>
      </w:r>
      <w:r w:rsidR="006D7D4E">
        <w:rPr>
          <w:rFonts w:ascii="Arial" w:hAnsi="Arial" w:cs="Arial"/>
          <w:sz w:val="24"/>
          <w:szCs w:val="24"/>
        </w:rPr>
        <w:t>-</w:t>
      </w:r>
      <w:r w:rsidR="006D61EA">
        <w:rPr>
          <w:rFonts w:ascii="Arial" w:hAnsi="Arial" w:cs="Arial"/>
          <w:sz w:val="24"/>
          <w:szCs w:val="24"/>
        </w:rPr>
        <w:t xml:space="preserve">stage </w:t>
      </w:r>
      <w:r w:rsidR="006D7D4E">
        <w:rPr>
          <w:rFonts w:ascii="Arial" w:hAnsi="Arial" w:cs="Arial"/>
          <w:sz w:val="24"/>
          <w:szCs w:val="24"/>
        </w:rPr>
        <w:t>kidney disease</w:t>
      </w:r>
      <w:r w:rsidR="00A9325B">
        <w:rPr>
          <w:rFonts w:ascii="Arial" w:hAnsi="Arial" w:cs="Arial"/>
          <w:sz w:val="24"/>
          <w:szCs w:val="24"/>
        </w:rPr>
        <w:t xml:space="preserve"> </w:t>
      </w:r>
      <w:r w:rsidR="00FC54E0">
        <w:rPr>
          <w:rFonts w:ascii="Arial" w:hAnsi="Arial" w:cs="Arial"/>
          <w:sz w:val="24"/>
          <w:szCs w:val="24"/>
        </w:rPr>
        <w:t xml:space="preserve">discovered </w:t>
      </w:r>
      <w:r w:rsidR="00A13D6C">
        <w:rPr>
          <w:rFonts w:ascii="Arial" w:hAnsi="Arial" w:cs="Arial"/>
          <w:sz w:val="24"/>
          <w:szCs w:val="24"/>
        </w:rPr>
        <w:t>by MVP is currently in</w:t>
      </w:r>
      <w:r w:rsidR="007C7B00">
        <w:rPr>
          <w:rFonts w:ascii="Arial" w:hAnsi="Arial" w:cs="Arial"/>
          <w:sz w:val="24"/>
          <w:szCs w:val="24"/>
        </w:rPr>
        <w:t xml:space="preserve"> a Pharma</w:t>
      </w:r>
      <w:r w:rsidR="00451E85">
        <w:rPr>
          <w:rFonts w:ascii="Arial" w:hAnsi="Arial" w:cs="Arial"/>
          <w:sz w:val="24"/>
          <w:szCs w:val="24"/>
        </w:rPr>
        <w:t>-sponsored clinical trial.</w:t>
      </w:r>
    </w:p>
    <w:p w14:paraId="16E599AC" w14:textId="2E7EF11D" w:rsidR="00C03269" w:rsidRDefault="00AE1D6E" w:rsidP="00FA3280">
      <w:pPr>
        <w:pStyle w:val="ListParagraph"/>
        <w:numPr>
          <w:ilvl w:val="0"/>
          <w:numId w:val="6"/>
        </w:numPr>
        <w:spacing w:after="0" w:line="240" w:lineRule="auto"/>
        <w:rPr>
          <w:rFonts w:ascii="Arial" w:hAnsi="Arial" w:cs="Arial"/>
          <w:sz w:val="24"/>
          <w:szCs w:val="24"/>
        </w:rPr>
      </w:pPr>
      <w:r w:rsidRPr="00F579CB">
        <w:rPr>
          <w:rFonts w:ascii="Arial" w:hAnsi="Arial" w:cs="Arial"/>
          <w:b/>
          <w:bCs/>
          <w:sz w:val="24"/>
          <w:szCs w:val="24"/>
        </w:rPr>
        <w:t xml:space="preserve">Informing </w:t>
      </w:r>
      <w:r w:rsidR="00F579CB" w:rsidRPr="00F579CB">
        <w:rPr>
          <w:rFonts w:ascii="Arial" w:hAnsi="Arial" w:cs="Arial"/>
          <w:b/>
          <w:bCs/>
          <w:sz w:val="24"/>
          <w:szCs w:val="24"/>
        </w:rPr>
        <w:t>medication use based on genetics</w:t>
      </w:r>
      <w:r w:rsidR="00F579CB">
        <w:rPr>
          <w:rFonts w:ascii="Arial" w:hAnsi="Arial" w:cs="Arial"/>
          <w:sz w:val="24"/>
          <w:szCs w:val="24"/>
        </w:rPr>
        <w:t xml:space="preserve"> (Pharmacogenomics): MVP is p</w:t>
      </w:r>
      <w:r w:rsidR="00A61752" w:rsidRPr="00AE1D6E">
        <w:rPr>
          <w:rFonts w:ascii="Arial" w:hAnsi="Arial" w:cs="Arial"/>
          <w:sz w:val="24"/>
          <w:szCs w:val="24"/>
        </w:rPr>
        <w:t>artnering with the National Pharmacogenomics Program</w:t>
      </w:r>
      <w:r w:rsidR="00A61752">
        <w:rPr>
          <w:rFonts w:ascii="Arial" w:hAnsi="Arial" w:cs="Arial"/>
          <w:sz w:val="24"/>
          <w:szCs w:val="24"/>
        </w:rPr>
        <w:t xml:space="preserve"> </w:t>
      </w:r>
      <w:r w:rsidR="00C10286">
        <w:rPr>
          <w:rFonts w:ascii="Arial" w:hAnsi="Arial" w:cs="Arial"/>
          <w:sz w:val="24"/>
          <w:szCs w:val="24"/>
        </w:rPr>
        <w:t xml:space="preserve">in the VA to </w:t>
      </w:r>
      <w:r w:rsidR="009162AD">
        <w:rPr>
          <w:rFonts w:ascii="Arial" w:hAnsi="Arial" w:cs="Arial"/>
          <w:sz w:val="24"/>
          <w:szCs w:val="24"/>
        </w:rPr>
        <w:t xml:space="preserve">inform </w:t>
      </w:r>
      <w:r w:rsidR="009A71C6">
        <w:rPr>
          <w:rFonts w:ascii="Arial" w:hAnsi="Arial" w:cs="Arial"/>
          <w:sz w:val="24"/>
          <w:szCs w:val="24"/>
        </w:rPr>
        <w:t>treatment</w:t>
      </w:r>
      <w:r w:rsidR="008E72A0">
        <w:rPr>
          <w:rFonts w:ascii="Arial" w:hAnsi="Arial" w:cs="Arial"/>
          <w:sz w:val="24"/>
          <w:szCs w:val="24"/>
        </w:rPr>
        <w:t xml:space="preserve"> decisions</w:t>
      </w:r>
      <w:r w:rsidR="009A71C6">
        <w:rPr>
          <w:rFonts w:ascii="Arial" w:hAnsi="Arial" w:cs="Arial"/>
          <w:sz w:val="24"/>
          <w:szCs w:val="24"/>
        </w:rPr>
        <w:t xml:space="preserve"> based on genetics.</w:t>
      </w:r>
    </w:p>
    <w:p w14:paraId="093A1DB8" w14:textId="605BEE72" w:rsidR="002503E7" w:rsidRDefault="002503E7" w:rsidP="002503E7">
      <w:pPr>
        <w:pStyle w:val="ListParagraph"/>
        <w:numPr>
          <w:ilvl w:val="0"/>
          <w:numId w:val="6"/>
        </w:numPr>
        <w:rPr>
          <w:rFonts w:ascii="Arial" w:hAnsi="Arial" w:cs="Arial"/>
        </w:rPr>
      </w:pPr>
      <w:r w:rsidRPr="002503E7">
        <w:rPr>
          <w:rFonts w:ascii="Arial" w:hAnsi="Arial" w:cs="Arial"/>
          <w:b/>
          <w:bCs/>
        </w:rPr>
        <w:t xml:space="preserve">Repurposing FDA-approved drugs to treat new health conditions: </w:t>
      </w:r>
      <w:r w:rsidRPr="002503E7">
        <w:rPr>
          <w:rFonts w:ascii="Arial" w:hAnsi="Arial" w:cs="Arial"/>
        </w:rPr>
        <w:t>Efforts are underway to evaluate drug discovery, drug repurposing and drug safety using results from the largest genetic association study conducted in MVP</w:t>
      </w:r>
      <w:r>
        <w:rPr>
          <w:rFonts w:ascii="Arial" w:hAnsi="Arial" w:cs="Arial"/>
        </w:rPr>
        <w:t>.</w:t>
      </w:r>
    </w:p>
    <w:p w14:paraId="1204D165" w14:textId="12E79998" w:rsidR="001704EC" w:rsidRPr="002503E7" w:rsidRDefault="00C75B61" w:rsidP="002503E7">
      <w:pPr>
        <w:pStyle w:val="ListParagraph"/>
        <w:numPr>
          <w:ilvl w:val="0"/>
          <w:numId w:val="6"/>
        </w:numPr>
        <w:rPr>
          <w:rFonts w:ascii="Arial" w:hAnsi="Arial" w:cs="Arial"/>
        </w:rPr>
      </w:pPr>
      <w:r>
        <w:rPr>
          <w:rFonts w:ascii="Arial" w:hAnsi="Arial" w:cs="Arial"/>
          <w:b/>
          <w:bCs/>
        </w:rPr>
        <w:t xml:space="preserve">Launching MVP as a recruitment </w:t>
      </w:r>
      <w:r w:rsidR="00782F6A">
        <w:rPr>
          <w:rFonts w:ascii="Arial" w:hAnsi="Arial" w:cs="Arial"/>
          <w:b/>
          <w:bCs/>
        </w:rPr>
        <w:t xml:space="preserve">resource for </w:t>
      </w:r>
      <w:r w:rsidR="00881147">
        <w:rPr>
          <w:rFonts w:ascii="Arial" w:hAnsi="Arial" w:cs="Arial"/>
          <w:b/>
          <w:bCs/>
        </w:rPr>
        <w:t xml:space="preserve">genomics-informed </w:t>
      </w:r>
      <w:r w:rsidR="00782F6A">
        <w:rPr>
          <w:rFonts w:ascii="Arial" w:hAnsi="Arial" w:cs="Arial"/>
          <w:b/>
          <w:bCs/>
        </w:rPr>
        <w:t>clinical trial</w:t>
      </w:r>
      <w:r w:rsidR="00881147">
        <w:rPr>
          <w:rFonts w:ascii="Arial" w:hAnsi="Arial" w:cs="Arial"/>
          <w:b/>
          <w:bCs/>
        </w:rPr>
        <w:t xml:space="preserve">s: </w:t>
      </w:r>
      <w:r w:rsidR="00945C62">
        <w:rPr>
          <w:rFonts w:ascii="Arial" w:hAnsi="Arial" w:cs="Arial"/>
        </w:rPr>
        <w:t xml:space="preserve">Plans are underway to </w:t>
      </w:r>
      <w:proofErr w:type="gramStart"/>
      <w:r w:rsidR="00945C62">
        <w:rPr>
          <w:rFonts w:ascii="Arial" w:hAnsi="Arial" w:cs="Arial"/>
        </w:rPr>
        <w:t>open up</w:t>
      </w:r>
      <w:proofErr w:type="gramEnd"/>
      <w:r w:rsidR="00945C62">
        <w:rPr>
          <w:rFonts w:ascii="Arial" w:hAnsi="Arial" w:cs="Arial"/>
        </w:rPr>
        <w:t xml:space="preserve"> </w:t>
      </w:r>
      <w:r w:rsidR="00A91B0A">
        <w:rPr>
          <w:rFonts w:ascii="Arial" w:hAnsi="Arial" w:cs="Arial"/>
        </w:rPr>
        <w:t xml:space="preserve">opportunities for Veterans enrolled in </w:t>
      </w:r>
      <w:r w:rsidR="00945C62">
        <w:rPr>
          <w:rFonts w:ascii="Arial" w:hAnsi="Arial" w:cs="Arial"/>
        </w:rPr>
        <w:t xml:space="preserve">MVP </w:t>
      </w:r>
      <w:r w:rsidR="00A91B0A">
        <w:rPr>
          <w:rFonts w:ascii="Arial" w:hAnsi="Arial" w:cs="Arial"/>
        </w:rPr>
        <w:t>to</w:t>
      </w:r>
      <w:r w:rsidR="00D14268">
        <w:rPr>
          <w:rFonts w:ascii="Arial" w:hAnsi="Arial" w:cs="Arial"/>
        </w:rPr>
        <w:t xml:space="preserve"> </w:t>
      </w:r>
      <w:r w:rsidR="00A91B0A">
        <w:rPr>
          <w:rFonts w:ascii="Arial" w:hAnsi="Arial" w:cs="Arial"/>
        </w:rPr>
        <w:t xml:space="preserve">access </w:t>
      </w:r>
      <w:r w:rsidR="00D14268">
        <w:rPr>
          <w:rFonts w:ascii="Arial" w:hAnsi="Arial" w:cs="Arial"/>
        </w:rPr>
        <w:t>clinical trial</w:t>
      </w:r>
      <w:r w:rsidR="00A91B0A">
        <w:rPr>
          <w:rFonts w:ascii="Arial" w:hAnsi="Arial" w:cs="Arial"/>
        </w:rPr>
        <w:t>s</w:t>
      </w:r>
      <w:r w:rsidR="00CF1443">
        <w:rPr>
          <w:rFonts w:ascii="Arial" w:hAnsi="Arial" w:cs="Arial"/>
        </w:rPr>
        <w:t>.</w:t>
      </w:r>
      <w:r w:rsidR="00D14268">
        <w:rPr>
          <w:rFonts w:ascii="Arial" w:hAnsi="Arial" w:cs="Arial"/>
        </w:rPr>
        <w:t xml:space="preserve"> </w:t>
      </w:r>
    </w:p>
    <w:p w14:paraId="354382C9" w14:textId="50E6FADA" w:rsidR="00451E85" w:rsidRDefault="00667F72" w:rsidP="00FF4F15">
      <w:pPr>
        <w:rPr>
          <w:rFonts w:ascii="Arial" w:hAnsi="Arial" w:cs="Arial"/>
          <w:sz w:val="24"/>
          <w:szCs w:val="24"/>
        </w:rPr>
      </w:pPr>
      <w:r>
        <w:rPr>
          <w:rFonts w:ascii="Arial" w:hAnsi="Arial" w:cs="Arial"/>
          <w:sz w:val="24"/>
          <w:szCs w:val="24"/>
        </w:rPr>
        <w:t>By</w:t>
      </w:r>
      <w:r w:rsidR="003429F8">
        <w:rPr>
          <w:rFonts w:ascii="Arial" w:hAnsi="Arial" w:cs="Arial"/>
          <w:sz w:val="24"/>
          <w:szCs w:val="24"/>
        </w:rPr>
        <w:t xml:space="preserve"> </w:t>
      </w:r>
      <w:r>
        <w:rPr>
          <w:rFonts w:ascii="Arial" w:hAnsi="Arial" w:cs="Arial"/>
          <w:sz w:val="24"/>
          <w:szCs w:val="24"/>
        </w:rPr>
        <w:t>expediting</w:t>
      </w:r>
      <w:r w:rsidR="004A287A">
        <w:rPr>
          <w:rFonts w:ascii="Arial" w:hAnsi="Arial" w:cs="Arial"/>
          <w:sz w:val="24"/>
          <w:szCs w:val="24"/>
        </w:rPr>
        <w:t xml:space="preserve"> scien</w:t>
      </w:r>
      <w:r>
        <w:rPr>
          <w:rFonts w:ascii="Arial" w:hAnsi="Arial" w:cs="Arial"/>
          <w:sz w:val="24"/>
          <w:szCs w:val="24"/>
        </w:rPr>
        <w:t>tific discovery</w:t>
      </w:r>
      <w:r w:rsidR="00897D6D">
        <w:rPr>
          <w:rFonts w:ascii="Arial" w:hAnsi="Arial" w:cs="Arial"/>
          <w:sz w:val="24"/>
          <w:szCs w:val="24"/>
        </w:rPr>
        <w:t xml:space="preserve"> and </w:t>
      </w:r>
      <w:r w:rsidR="006F44BE">
        <w:rPr>
          <w:rFonts w:ascii="Arial" w:hAnsi="Arial" w:cs="Arial"/>
          <w:sz w:val="24"/>
          <w:szCs w:val="24"/>
        </w:rPr>
        <w:t xml:space="preserve">generating </w:t>
      </w:r>
      <w:r w:rsidR="00897D6D">
        <w:rPr>
          <w:rFonts w:ascii="Arial" w:hAnsi="Arial" w:cs="Arial"/>
          <w:sz w:val="24"/>
          <w:szCs w:val="24"/>
        </w:rPr>
        <w:t xml:space="preserve">knowledge </w:t>
      </w:r>
      <w:r w:rsidR="001A4926">
        <w:rPr>
          <w:rFonts w:ascii="Arial" w:hAnsi="Arial" w:cs="Arial"/>
          <w:sz w:val="24"/>
          <w:szCs w:val="24"/>
        </w:rPr>
        <w:t xml:space="preserve">from </w:t>
      </w:r>
      <w:r>
        <w:rPr>
          <w:rFonts w:ascii="Arial" w:hAnsi="Arial" w:cs="Arial"/>
          <w:sz w:val="24"/>
          <w:szCs w:val="24"/>
        </w:rPr>
        <w:t xml:space="preserve">the </w:t>
      </w:r>
      <w:r w:rsidR="004A287A">
        <w:rPr>
          <w:rFonts w:ascii="Arial" w:hAnsi="Arial" w:cs="Arial"/>
          <w:sz w:val="24"/>
          <w:szCs w:val="24"/>
        </w:rPr>
        <w:t>bloo</w:t>
      </w:r>
      <w:r w:rsidR="001A4926">
        <w:rPr>
          <w:rFonts w:ascii="Arial" w:hAnsi="Arial" w:cs="Arial"/>
          <w:sz w:val="24"/>
          <w:szCs w:val="24"/>
        </w:rPr>
        <w:t>d</w:t>
      </w:r>
      <w:r w:rsidR="004A287A">
        <w:rPr>
          <w:rFonts w:ascii="Arial" w:hAnsi="Arial" w:cs="Arial"/>
          <w:sz w:val="24"/>
          <w:szCs w:val="24"/>
        </w:rPr>
        <w:t xml:space="preserve"> specimens</w:t>
      </w:r>
      <w:r w:rsidR="001A4926">
        <w:rPr>
          <w:rFonts w:ascii="Arial" w:hAnsi="Arial" w:cs="Arial"/>
          <w:sz w:val="24"/>
          <w:szCs w:val="24"/>
        </w:rPr>
        <w:t xml:space="preserve"> and data </w:t>
      </w:r>
      <w:r>
        <w:rPr>
          <w:rFonts w:ascii="Arial" w:hAnsi="Arial" w:cs="Arial"/>
          <w:sz w:val="24"/>
          <w:szCs w:val="24"/>
        </w:rPr>
        <w:t xml:space="preserve">donated by Veterans, MVP will continue </w:t>
      </w:r>
      <w:r w:rsidR="001A4926">
        <w:rPr>
          <w:rFonts w:ascii="Arial" w:hAnsi="Arial" w:cs="Arial"/>
          <w:sz w:val="24"/>
          <w:szCs w:val="24"/>
        </w:rPr>
        <w:t>to inform and improve the delivery of care</w:t>
      </w:r>
      <w:r w:rsidR="00C057A2">
        <w:rPr>
          <w:rFonts w:ascii="Arial" w:hAnsi="Arial" w:cs="Arial"/>
          <w:sz w:val="24"/>
          <w:szCs w:val="24"/>
        </w:rPr>
        <w:t xml:space="preserve"> in the VA</w:t>
      </w:r>
      <w:r w:rsidR="009A71C6">
        <w:rPr>
          <w:rFonts w:ascii="Arial" w:hAnsi="Arial" w:cs="Arial"/>
          <w:sz w:val="24"/>
          <w:szCs w:val="24"/>
        </w:rPr>
        <w:t xml:space="preserve"> throug</w:t>
      </w:r>
      <w:r w:rsidR="00441E01">
        <w:rPr>
          <w:rFonts w:ascii="Arial" w:hAnsi="Arial" w:cs="Arial"/>
          <w:sz w:val="24"/>
          <w:szCs w:val="24"/>
        </w:rPr>
        <w:t xml:space="preserve">h </w:t>
      </w:r>
      <w:r w:rsidR="00373949">
        <w:rPr>
          <w:rFonts w:ascii="Arial" w:hAnsi="Arial" w:cs="Arial"/>
          <w:sz w:val="24"/>
          <w:szCs w:val="24"/>
        </w:rPr>
        <w:t>new treat</w:t>
      </w:r>
      <w:r w:rsidR="006327C0">
        <w:rPr>
          <w:rFonts w:ascii="Arial" w:hAnsi="Arial" w:cs="Arial"/>
          <w:sz w:val="24"/>
          <w:szCs w:val="24"/>
        </w:rPr>
        <w:t xml:space="preserve">ments, </w:t>
      </w:r>
      <w:r w:rsidR="006943E4">
        <w:rPr>
          <w:rFonts w:ascii="Arial" w:hAnsi="Arial" w:cs="Arial"/>
          <w:sz w:val="24"/>
          <w:szCs w:val="24"/>
        </w:rPr>
        <w:t>preventive strategies and biomarkers for early diagnosis.</w:t>
      </w:r>
    </w:p>
    <w:p w14:paraId="4077B864" w14:textId="19E1277A" w:rsidR="00451E85" w:rsidRDefault="00C536F1" w:rsidP="00FF4F15">
      <w:pPr>
        <w:rPr>
          <w:rFonts w:ascii="Arial" w:hAnsi="Arial" w:cs="Arial"/>
          <w:sz w:val="24"/>
          <w:szCs w:val="24"/>
        </w:rPr>
      </w:pPr>
      <w:r>
        <w:rPr>
          <w:rFonts w:ascii="Arial" w:hAnsi="Arial" w:cs="Arial"/>
          <w:sz w:val="24"/>
          <w:szCs w:val="24"/>
        </w:rPr>
        <w:t>Continu</w:t>
      </w:r>
      <w:r w:rsidR="00592427">
        <w:rPr>
          <w:rFonts w:ascii="Arial" w:hAnsi="Arial" w:cs="Arial"/>
          <w:sz w:val="24"/>
          <w:szCs w:val="24"/>
        </w:rPr>
        <w:t>ing</w:t>
      </w:r>
      <w:r>
        <w:rPr>
          <w:rFonts w:ascii="Arial" w:hAnsi="Arial" w:cs="Arial"/>
          <w:sz w:val="24"/>
          <w:szCs w:val="24"/>
        </w:rPr>
        <w:t xml:space="preserve"> enrollment of Veterans </w:t>
      </w:r>
      <w:r w:rsidR="007B7372">
        <w:rPr>
          <w:rFonts w:ascii="Arial" w:hAnsi="Arial" w:cs="Arial"/>
          <w:sz w:val="24"/>
          <w:szCs w:val="24"/>
        </w:rPr>
        <w:t xml:space="preserve">from all </w:t>
      </w:r>
      <w:r w:rsidR="00F2726A">
        <w:rPr>
          <w:rFonts w:ascii="Arial" w:hAnsi="Arial" w:cs="Arial"/>
          <w:sz w:val="24"/>
          <w:szCs w:val="24"/>
        </w:rPr>
        <w:t xml:space="preserve">backgrounds, </w:t>
      </w:r>
      <w:r w:rsidR="007B7372">
        <w:rPr>
          <w:rFonts w:ascii="Arial" w:hAnsi="Arial" w:cs="Arial"/>
          <w:sz w:val="24"/>
          <w:szCs w:val="24"/>
        </w:rPr>
        <w:t xml:space="preserve">generations, </w:t>
      </w:r>
      <w:r w:rsidR="008A341F">
        <w:rPr>
          <w:rFonts w:ascii="Arial" w:hAnsi="Arial" w:cs="Arial"/>
          <w:sz w:val="24"/>
          <w:szCs w:val="24"/>
        </w:rPr>
        <w:t>deployments,</w:t>
      </w:r>
      <w:r w:rsidR="005855F7">
        <w:rPr>
          <w:rFonts w:ascii="Arial" w:hAnsi="Arial" w:cs="Arial"/>
          <w:sz w:val="24"/>
          <w:szCs w:val="24"/>
        </w:rPr>
        <w:t xml:space="preserve"> </w:t>
      </w:r>
      <w:del w:id="0" w:author="Friedland, Bruce I." w:date="2025-04-28T14:59:00Z">
        <w:r w:rsidR="005855F7" w:rsidDel="00610886">
          <w:rPr>
            <w:rFonts w:ascii="Arial" w:hAnsi="Arial" w:cs="Arial"/>
            <w:sz w:val="24"/>
            <w:szCs w:val="24"/>
          </w:rPr>
          <w:delText>and</w:delText>
        </w:r>
      </w:del>
      <w:r w:rsidR="005855F7">
        <w:rPr>
          <w:rFonts w:ascii="Arial" w:hAnsi="Arial" w:cs="Arial"/>
          <w:sz w:val="24"/>
          <w:szCs w:val="24"/>
        </w:rPr>
        <w:t xml:space="preserve"> </w:t>
      </w:r>
      <w:r w:rsidR="00140B2D">
        <w:rPr>
          <w:rFonts w:ascii="Arial" w:hAnsi="Arial" w:cs="Arial"/>
          <w:sz w:val="24"/>
          <w:szCs w:val="24"/>
        </w:rPr>
        <w:t>regardless of where they live</w:t>
      </w:r>
      <w:ins w:id="1" w:author="Friedland, Bruce I." w:date="2025-04-28T14:59:00Z">
        <w:r w:rsidR="00610886">
          <w:rPr>
            <w:rFonts w:ascii="Arial" w:hAnsi="Arial" w:cs="Arial"/>
            <w:sz w:val="24"/>
            <w:szCs w:val="24"/>
          </w:rPr>
          <w:t>,</w:t>
        </w:r>
      </w:ins>
      <w:r w:rsidR="00140B2D">
        <w:rPr>
          <w:rFonts w:ascii="Arial" w:hAnsi="Arial" w:cs="Arial"/>
          <w:sz w:val="24"/>
          <w:szCs w:val="24"/>
        </w:rPr>
        <w:t xml:space="preserve"> will </w:t>
      </w:r>
      <w:r w:rsidR="00D6639A">
        <w:rPr>
          <w:rFonts w:ascii="Arial" w:hAnsi="Arial" w:cs="Arial"/>
          <w:sz w:val="24"/>
          <w:szCs w:val="24"/>
        </w:rPr>
        <w:t xml:space="preserve">continue to </w:t>
      </w:r>
      <w:r w:rsidR="00576358">
        <w:rPr>
          <w:rFonts w:ascii="Arial" w:hAnsi="Arial" w:cs="Arial"/>
          <w:sz w:val="24"/>
          <w:szCs w:val="24"/>
        </w:rPr>
        <w:t xml:space="preserve">put Veterans first and </w:t>
      </w:r>
      <w:r w:rsidR="00D6639A">
        <w:rPr>
          <w:rFonts w:ascii="Arial" w:hAnsi="Arial" w:cs="Arial"/>
          <w:sz w:val="24"/>
          <w:szCs w:val="24"/>
        </w:rPr>
        <w:t xml:space="preserve">provide real-world genomics data and discoveries to </w:t>
      </w:r>
      <w:r w:rsidR="00C51C9F">
        <w:rPr>
          <w:rFonts w:ascii="Arial" w:hAnsi="Arial" w:cs="Arial"/>
          <w:sz w:val="24"/>
          <w:szCs w:val="24"/>
        </w:rPr>
        <w:t>inform clinical care</w:t>
      </w:r>
      <w:r w:rsidR="00F51F8F">
        <w:rPr>
          <w:rFonts w:ascii="Arial" w:hAnsi="Arial" w:cs="Arial"/>
          <w:sz w:val="24"/>
          <w:szCs w:val="24"/>
        </w:rPr>
        <w:t xml:space="preserve">, even for rare health conditions. </w:t>
      </w:r>
    </w:p>
    <w:p w14:paraId="3356866D" w14:textId="77777777" w:rsidR="005855F7" w:rsidRDefault="005855F7" w:rsidP="001003C7">
      <w:pPr>
        <w:spacing w:after="0" w:line="240" w:lineRule="auto"/>
        <w:rPr>
          <w:rFonts w:ascii="Arial" w:eastAsia="Times New Roman" w:hAnsi="Arial" w:cs="Arial"/>
          <w:b/>
          <w:sz w:val="24"/>
          <w:szCs w:val="24"/>
          <w14:ligatures w14:val="none"/>
        </w:rPr>
      </w:pPr>
    </w:p>
    <w:p w14:paraId="73DAEC6D" w14:textId="2063E50A" w:rsidR="00752151" w:rsidRPr="00543407" w:rsidRDefault="00752151" w:rsidP="001003C7">
      <w:pPr>
        <w:spacing w:after="0" w:line="240" w:lineRule="auto"/>
        <w:rPr>
          <w:rFonts w:ascii="Arial" w:eastAsia="Times New Roman" w:hAnsi="Arial" w:cs="Arial"/>
          <w:b/>
          <w:sz w:val="24"/>
          <w:szCs w:val="24"/>
          <w14:ligatures w14:val="none"/>
        </w:rPr>
      </w:pPr>
      <w:r w:rsidRPr="00543407">
        <w:rPr>
          <w:rFonts w:ascii="Arial" w:eastAsia="Times New Roman" w:hAnsi="Arial" w:cs="Arial"/>
          <w:b/>
          <w:sz w:val="24"/>
          <w:szCs w:val="24"/>
          <w14:ligatures w14:val="none"/>
        </w:rPr>
        <w:t>Target Number of participants</w:t>
      </w:r>
    </w:p>
    <w:p w14:paraId="0590BD60" w14:textId="77777777" w:rsidR="00213A4C" w:rsidRPr="00513D9C" w:rsidRDefault="00213A4C" w:rsidP="00213A4C">
      <w:pPr>
        <w:spacing w:after="0" w:line="240" w:lineRule="auto"/>
        <w:rPr>
          <w:rFonts w:ascii="Arial" w:eastAsia="Times New Roman" w:hAnsi="Arial" w:cs="Arial"/>
          <w:sz w:val="24"/>
          <w:szCs w:val="24"/>
          <w14:ligatures w14:val="none"/>
        </w:rPr>
      </w:pPr>
    </w:p>
    <w:p w14:paraId="009D1769" w14:textId="099519B3" w:rsidR="00870290" w:rsidRPr="00870290" w:rsidRDefault="00A44C03" w:rsidP="00870290">
      <w:pPr>
        <w:rPr>
          <w:rFonts w:ascii="Arial" w:hAnsi="Arial" w:cs="Arial"/>
          <w:sz w:val="24"/>
          <w:szCs w:val="24"/>
        </w:rPr>
      </w:pPr>
      <w:r>
        <w:rPr>
          <w:rFonts w:ascii="Arial" w:hAnsi="Arial" w:cs="Arial"/>
          <w:sz w:val="24"/>
          <w:szCs w:val="24"/>
        </w:rPr>
        <w:t xml:space="preserve">An initial target of one million enrollees was established to assess </w:t>
      </w:r>
      <w:r w:rsidR="00435E0A">
        <w:rPr>
          <w:rFonts w:ascii="Arial" w:hAnsi="Arial" w:cs="Arial"/>
          <w:sz w:val="24"/>
          <w:szCs w:val="24"/>
        </w:rPr>
        <w:t>number of</w:t>
      </w:r>
      <w:r w:rsidR="000F608E">
        <w:rPr>
          <w:rFonts w:ascii="Arial" w:hAnsi="Arial" w:cs="Arial"/>
          <w:sz w:val="24"/>
          <w:szCs w:val="24"/>
        </w:rPr>
        <w:t xml:space="preserve"> people </w:t>
      </w:r>
      <w:r w:rsidR="00435E0A">
        <w:rPr>
          <w:rFonts w:ascii="Arial" w:hAnsi="Arial" w:cs="Arial"/>
          <w:sz w:val="24"/>
          <w:szCs w:val="24"/>
        </w:rPr>
        <w:t>needed</w:t>
      </w:r>
      <w:r w:rsidR="000F608E">
        <w:rPr>
          <w:rFonts w:ascii="Arial" w:hAnsi="Arial" w:cs="Arial"/>
          <w:sz w:val="24"/>
          <w:szCs w:val="24"/>
        </w:rPr>
        <w:t xml:space="preserve"> </w:t>
      </w:r>
      <w:r w:rsidR="004100FE">
        <w:rPr>
          <w:rFonts w:ascii="Arial" w:hAnsi="Arial" w:cs="Arial"/>
          <w:sz w:val="24"/>
          <w:szCs w:val="24"/>
        </w:rPr>
        <w:t xml:space="preserve">to successfully </w:t>
      </w:r>
      <w:r w:rsidR="006428BC">
        <w:rPr>
          <w:rFonts w:ascii="Arial" w:hAnsi="Arial" w:cs="Arial"/>
          <w:sz w:val="24"/>
          <w:szCs w:val="24"/>
        </w:rPr>
        <w:t xml:space="preserve">identify genetic risk factors for </w:t>
      </w:r>
      <w:r w:rsidR="0054038B">
        <w:rPr>
          <w:rFonts w:ascii="Arial" w:hAnsi="Arial" w:cs="Arial"/>
          <w:sz w:val="24"/>
          <w:szCs w:val="24"/>
        </w:rPr>
        <w:t xml:space="preserve">specific health conditions </w:t>
      </w:r>
      <w:r w:rsidR="00025DBF">
        <w:rPr>
          <w:rFonts w:ascii="Arial" w:hAnsi="Arial" w:cs="Arial"/>
          <w:sz w:val="24"/>
          <w:szCs w:val="24"/>
        </w:rPr>
        <w:t>in specific populations</w:t>
      </w:r>
      <w:r>
        <w:rPr>
          <w:rFonts w:ascii="Arial" w:hAnsi="Arial" w:cs="Arial"/>
          <w:sz w:val="24"/>
          <w:szCs w:val="24"/>
        </w:rPr>
        <w:t>.</w:t>
      </w:r>
      <w:r w:rsidR="00435E0A">
        <w:rPr>
          <w:rFonts w:ascii="Arial" w:hAnsi="Arial" w:cs="Arial"/>
          <w:sz w:val="24"/>
          <w:szCs w:val="24"/>
        </w:rPr>
        <w:t xml:space="preserve"> </w:t>
      </w:r>
    </w:p>
    <w:p w14:paraId="34DDCF8E" w14:textId="288B51A4" w:rsidR="00D4211E" w:rsidRPr="00870290" w:rsidRDefault="001C383B" w:rsidP="00D4211E">
      <w:pPr>
        <w:rPr>
          <w:rFonts w:ascii="Arial" w:hAnsi="Arial" w:cs="Arial"/>
          <w:sz w:val="24"/>
          <w:szCs w:val="24"/>
        </w:rPr>
      </w:pPr>
      <w:r w:rsidRPr="0CE46D11">
        <w:rPr>
          <w:rFonts w:ascii="Arial" w:hAnsi="Arial" w:cs="Arial"/>
          <w:sz w:val="24"/>
          <w:szCs w:val="24"/>
        </w:rPr>
        <w:t>Over</w:t>
      </w:r>
      <w:r w:rsidR="289ADB77" w:rsidRPr="0CE46D11">
        <w:rPr>
          <w:rFonts w:ascii="Arial" w:hAnsi="Arial" w:cs="Arial"/>
          <w:sz w:val="24"/>
          <w:szCs w:val="24"/>
        </w:rPr>
        <w:t xml:space="preserve"> the </w:t>
      </w:r>
      <w:r w:rsidR="289ADB77" w:rsidRPr="69115877">
        <w:rPr>
          <w:rFonts w:ascii="Arial" w:hAnsi="Arial" w:cs="Arial"/>
          <w:sz w:val="24"/>
          <w:szCs w:val="24"/>
        </w:rPr>
        <w:t>last few years,</w:t>
      </w:r>
      <w:r>
        <w:rPr>
          <w:rFonts w:ascii="Arial" w:hAnsi="Arial" w:cs="Arial"/>
          <w:sz w:val="24"/>
          <w:szCs w:val="24"/>
        </w:rPr>
        <w:t xml:space="preserve"> it became clear that </w:t>
      </w:r>
      <w:r w:rsidR="002A4114">
        <w:rPr>
          <w:rFonts w:ascii="Arial" w:hAnsi="Arial" w:cs="Arial"/>
          <w:sz w:val="24"/>
          <w:szCs w:val="24"/>
        </w:rPr>
        <w:t xml:space="preserve">significant </w:t>
      </w:r>
      <w:r>
        <w:rPr>
          <w:rFonts w:ascii="Arial" w:hAnsi="Arial" w:cs="Arial"/>
          <w:sz w:val="24"/>
          <w:szCs w:val="24"/>
        </w:rPr>
        <w:t xml:space="preserve">focused efforts to ensure representation of </w:t>
      </w:r>
      <w:r w:rsidR="002A4114">
        <w:rPr>
          <w:rFonts w:ascii="Arial" w:hAnsi="Arial" w:cs="Arial"/>
          <w:sz w:val="24"/>
          <w:szCs w:val="24"/>
        </w:rPr>
        <w:t>populations of interest</w:t>
      </w:r>
      <w:r>
        <w:rPr>
          <w:rFonts w:ascii="Arial" w:hAnsi="Arial" w:cs="Arial"/>
          <w:sz w:val="24"/>
          <w:szCs w:val="24"/>
        </w:rPr>
        <w:t xml:space="preserve"> </w:t>
      </w:r>
      <w:r w:rsidR="00D4211E">
        <w:rPr>
          <w:rFonts w:ascii="Arial" w:hAnsi="Arial" w:cs="Arial"/>
          <w:sz w:val="24"/>
          <w:szCs w:val="24"/>
        </w:rPr>
        <w:t xml:space="preserve">will be required to </w:t>
      </w:r>
      <w:r w:rsidR="00D4211E" w:rsidRPr="24F43114">
        <w:rPr>
          <w:rFonts w:ascii="Arial" w:hAnsi="Arial" w:cs="Arial"/>
          <w:sz w:val="24"/>
          <w:szCs w:val="24"/>
        </w:rPr>
        <w:t xml:space="preserve">continue to inform clinical care </w:t>
      </w:r>
      <w:r w:rsidR="00D4211E" w:rsidRPr="212FB296">
        <w:rPr>
          <w:rFonts w:ascii="Arial" w:hAnsi="Arial" w:cs="Arial"/>
          <w:sz w:val="24"/>
          <w:szCs w:val="24"/>
        </w:rPr>
        <w:t>in VHA</w:t>
      </w:r>
      <w:r w:rsidR="00D4211E" w:rsidRPr="002A54D2">
        <w:rPr>
          <w:rFonts w:ascii="Arial" w:hAnsi="Arial" w:cs="Arial"/>
          <w:sz w:val="24"/>
          <w:szCs w:val="24"/>
        </w:rPr>
        <w:t xml:space="preserve"> and </w:t>
      </w:r>
      <w:r w:rsidR="00D4211E" w:rsidRPr="671A73E1">
        <w:rPr>
          <w:rFonts w:ascii="Arial" w:hAnsi="Arial" w:cs="Arial"/>
          <w:sz w:val="24"/>
          <w:szCs w:val="24"/>
        </w:rPr>
        <w:t>to ensure</w:t>
      </w:r>
      <w:r w:rsidR="00D4211E" w:rsidRPr="002A54D2">
        <w:rPr>
          <w:rFonts w:ascii="Arial" w:hAnsi="Arial" w:cs="Arial"/>
          <w:sz w:val="24"/>
          <w:szCs w:val="24"/>
        </w:rPr>
        <w:t xml:space="preserve"> representation of the full </w:t>
      </w:r>
      <w:r w:rsidR="00D4211E">
        <w:rPr>
          <w:rFonts w:ascii="Arial" w:hAnsi="Arial" w:cs="Arial"/>
          <w:sz w:val="24"/>
          <w:szCs w:val="24"/>
        </w:rPr>
        <w:t>V</w:t>
      </w:r>
      <w:r w:rsidR="00D4211E" w:rsidRPr="002A54D2">
        <w:rPr>
          <w:rFonts w:ascii="Arial" w:hAnsi="Arial" w:cs="Arial"/>
          <w:sz w:val="24"/>
          <w:szCs w:val="24"/>
        </w:rPr>
        <w:t>eteran population</w:t>
      </w:r>
      <w:r w:rsidR="00D4211E">
        <w:rPr>
          <w:rFonts w:ascii="Arial" w:hAnsi="Arial" w:cs="Arial"/>
          <w:sz w:val="24"/>
          <w:szCs w:val="24"/>
        </w:rPr>
        <w:t xml:space="preserve">, </w:t>
      </w:r>
      <w:r w:rsidR="00D4211E" w:rsidRPr="002A54D2">
        <w:rPr>
          <w:rFonts w:ascii="Arial" w:hAnsi="Arial" w:cs="Arial"/>
          <w:sz w:val="24"/>
          <w:szCs w:val="24"/>
        </w:rPr>
        <w:t xml:space="preserve">including growing groups like women, younger </w:t>
      </w:r>
      <w:r w:rsidR="00D4211E">
        <w:rPr>
          <w:rFonts w:ascii="Arial" w:hAnsi="Arial" w:cs="Arial"/>
          <w:sz w:val="24"/>
          <w:szCs w:val="24"/>
        </w:rPr>
        <w:t>V</w:t>
      </w:r>
      <w:r w:rsidR="00D4211E" w:rsidRPr="002A54D2">
        <w:rPr>
          <w:rFonts w:ascii="Arial" w:hAnsi="Arial" w:cs="Arial"/>
          <w:sz w:val="24"/>
          <w:szCs w:val="24"/>
        </w:rPr>
        <w:t xml:space="preserve">eterans, and </w:t>
      </w:r>
      <w:r w:rsidR="00D4211E">
        <w:rPr>
          <w:rFonts w:ascii="Arial" w:hAnsi="Arial" w:cs="Arial"/>
          <w:sz w:val="24"/>
          <w:szCs w:val="24"/>
        </w:rPr>
        <w:t>V</w:t>
      </w:r>
      <w:r w:rsidR="00D4211E" w:rsidRPr="002A54D2">
        <w:rPr>
          <w:rFonts w:ascii="Arial" w:hAnsi="Arial" w:cs="Arial"/>
          <w:sz w:val="24"/>
          <w:szCs w:val="24"/>
        </w:rPr>
        <w:t xml:space="preserve">eterans from </w:t>
      </w:r>
      <w:r w:rsidR="00D4211E">
        <w:rPr>
          <w:rFonts w:ascii="Arial" w:hAnsi="Arial" w:cs="Arial"/>
          <w:sz w:val="24"/>
          <w:szCs w:val="24"/>
        </w:rPr>
        <w:t>different</w:t>
      </w:r>
      <w:r w:rsidR="00D4211E" w:rsidRPr="002A54D2">
        <w:rPr>
          <w:rFonts w:ascii="Arial" w:hAnsi="Arial" w:cs="Arial"/>
          <w:sz w:val="24"/>
          <w:szCs w:val="24"/>
        </w:rPr>
        <w:t xml:space="preserve"> racial and ethnic backgrounds</w:t>
      </w:r>
      <w:r w:rsidR="00D4211E">
        <w:rPr>
          <w:rFonts w:ascii="Arial" w:hAnsi="Arial" w:cs="Arial"/>
          <w:sz w:val="24"/>
          <w:szCs w:val="24"/>
        </w:rPr>
        <w:t>, while remaining open to all Veterans</w:t>
      </w:r>
      <w:r w:rsidR="00D4211E" w:rsidRPr="002A54D2">
        <w:rPr>
          <w:rFonts w:ascii="Arial" w:hAnsi="Arial" w:cs="Arial"/>
          <w:sz w:val="24"/>
          <w:szCs w:val="24"/>
        </w:rPr>
        <w:t xml:space="preserve">. </w:t>
      </w:r>
    </w:p>
    <w:p w14:paraId="723CBBBF" w14:textId="2D933FA5" w:rsidR="003367BB" w:rsidRDefault="005820D4" w:rsidP="00C40245">
      <w:pPr>
        <w:tabs>
          <w:tab w:val="num" w:pos="720"/>
        </w:tabs>
        <w:rPr>
          <w:rFonts w:ascii="Arial" w:hAnsi="Arial" w:cs="Arial"/>
          <w:sz w:val="24"/>
          <w:szCs w:val="24"/>
        </w:rPr>
      </w:pPr>
      <w:r w:rsidRPr="005820D4">
        <w:rPr>
          <w:rFonts w:ascii="Arial" w:hAnsi="Arial" w:cs="Arial"/>
          <w:sz w:val="24"/>
          <w:szCs w:val="24"/>
        </w:rPr>
        <w:t>As a result, through a strategic evaluation and planning process,</w:t>
      </w:r>
      <w:r w:rsidR="001C383B">
        <w:rPr>
          <w:rFonts w:ascii="Arial" w:hAnsi="Arial" w:cs="Arial"/>
          <w:sz w:val="24"/>
          <w:szCs w:val="24"/>
        </w:rPr>
        <w:t xml:space="preserve"> </w:t>
      </w:r>
      <w:r w:rsidR="009922C1">
        <w:rPr>
          <w:rFonts w:ascii="Arial" w:hAnsi="Arial" w:cs="Arial"/>
          <w:sz w:val="24"/>
          <w:szCs w:val="24"/>
        </w:rPr>
        <w:t xml:space="preserve">MVP set </w:t>
      </w:r>
      <w:r w:rsidR="000E7E8F">
        <w:rPr>
          <w:rFonts w:ascii="Arial" w:hAnsi="Arial" w:cs="Arial"/>
          <w:sz w:val="24"/>
          <w:szCs w:val="24"/>
        </w:rPr>
        <w:t>target milestones for a subset of demographics and will continue to</w:t>
      </w:r>
      <w:r w:rsidR="009922C1">
        <w:rPr>
          <w:rFonts w:ascii="Arial" w:hAnsi="Arial" w:cs="Arial"/>
          <w:sz w:val="24"/>
          <w:szCs w:val="24"/>
        </w:rPr>
        <w:t xml:space="preserve"> </w:t>
      </w:r>
      <w:r w:rsidR="005A1624">
        <w:rPr>
          <w:rFonts w:ascii="Arial" w:hAnsi="Arial" w:cs="Arial"/>
          <w:sz w:val="24"/>
          <w:szCs w:val="24"/>
        </w:rPr>
        <w:t xml:space="preserve">determine targets for additional subgroups of interest as need arises.  </w:t>
      </w:r>
    </w:p>
    <w:p w14:paraId="66979369" w14:textId="299C14A4" w:rsidR="00B9560F" w:rsidRPr="00FF4F15" w:rsidRDefault="00C40245" w:rsidP="00C40245">
      <w:pPr>
        <w:tabs>
          <w:tab w:val="num" w:pos="720"/>
        </w:tabs>
        <w:rPr>
          <w:rFonts w:ascii="Arial" w:hAnsi="Arial" w:cs="Arial"/>
          <w:sz w:val="24"/>
          <w:szCs w:val="24"/>
        </w:rPr>
      </w:pPr>
      <w:r>
        <w:rPr>
          <w:rFonts w:ascii="Arial" w:hAnsi="Arial" w:cs="Arial"/>
          <w:sz w:val="24"/>
          <w:szCs w:val="24"/>
        </w:rPr>
        <w:t xml:space="preserve">For example, </w:t>
      </w:r>
      <w:r w:rsidR="00926F9E">
        <w:rPr>
          <w:rFonts w:ascii="Arial" w:hAnsi="Arial" w:cs="Arial"/>
          <w:sz w:val="24"/>
          <w:szCs w:val="24"/>
        </w:rPr>
        <w:t>while</w:t>
      </w:r>
      <w:r>
        <w:rPr>
          <w:rFonts w:ascii="Arial" w:hAnsi="Arial" w:cs="Arial"/>
          <w:sz w:val="24"/>
          <w:szCs w:val="24"/>
        </w:rPr>
        <w:t xml:space="preserve"> </w:t>
      </w:r>
      <w:r w:rsidR="00870290" w:rsidRPr="00981D24">
        <w:rPr>
          <w:rFonts w:ascii="Arial" w:hAnsi="Arial" w:cs="Arial"/>
          <w:sz w:val="24"/>
          <w:szCs w:val="24"/>
        </w:rPr>
        <w:t xml:space="preserve">MVP has enrolled over 100,000 women </w:t>
      </w:r>
      <w:r>
        <w:rPr>
          <w:rFonts w:ascii="Arial" w:hAnsi="Arial" w:cs="Arial"/>
          <w:sz w:val="24"/>
          <w:szCs w:val="24"/>
        </w:rPr>
        <w:t>Ve</w:t>
      </w:r>
      <w:r w:rsidR="00870290" w:rsidRPr="00981D24">
        <w:rPr>
          <w:rFonts w:ascii="Arial" w:hAnsi="Arial" w:cs="Arial"/>
          <w:sz w:val="24"/>
          <w:szCs w:val="24"/>
        </w:rPr>
        <w:t>terans to date</w:t>
      </w:r>
      <w:r>
        <w:rPr>
          <w:rFonts w:ascii="Arial" w:hAnsi="Arial" w:cs="Arial"/>
          <w:sz w:val="24"/>
          <w:szCs w:val="24"/>
        </w:rPr>
        <w:t xml:space="preserve">, </w:t>
      </w:r>
      <w:r w:rsidR="00870290" w:rsidRPr="00981D24">
        <w:rPr>
          <w:rFonts w:ascii="Arial" w:hAnsi="Arial" w:cs="Arial"/>
          <w:sz w:val="24"/>
          <w:szCs w:val="24"/>
        </w:rPr>
        <w:t xml:space="preserve">women are the fastest-growing </w:t>
      </w:r>
      <w:r w:rsidR="00F17035">
        <w:rPr>
          <w:rFonts w:ascii="Arial" w:hAnsi="Arial" w:cs="Arial"/>
          <w:sz w:val="24"/>
          <w:szCs w:val="24"/>
        </w:rPr>
        <w:t xml:space="preserve">Veteran </w:t>
      </w:r>
      <w:r w:rsidR="00870290" w:rsidRPr="00981D24">
        <w:rPr>
          <w:rFonts w:ascii="Arial" w:hAnsi="Arial" w:cs="Arial"/>
          <w:sz w:val="24"/>
          <w:szCs w:val="24"/>
        </w:rPr>
        <w:t xml:space="preserve">segment and are projected to </w:t>
      </w:r>
      <w:r w:rsidR="00B06C10">
        <w:rPr>
          <w:rFonts w:ascii="Arial" w:hAnsi="Arial" w:cs="Arial"/>
          <w:sz w:val="24"/>
          <w:szCs w:val="24"/>
        </w:rPr>
        <w:t>make up</w:t>
      </w:r>
      <w:r w:rsidR="00870290" w:rsidRPr="00981D24">
        <w:rPr>
          <w:rFonts w:ascii="Arial" w:hAnsi="Arial" w:cs="Arial"/>
          <w:sz w:val="24"/>
          <w:szCs w:val="24"/>
        </w:rPr>
        <w:t xml:space="preserve"> 18%</w:t>
      </w:r>
      <w:r w:rsidR="00094879">
        <w:rPr>
          <w:rFonts w:ascii="Arial" w:hAnsi="Arial" w:cs="Arial"/>
          <w:sz w:val="24"/>
          <w:szCs w:val="24"/>
        </w:rPr>
        <w:t xml:space="preserve"> or</w:t>
      </w:r>
      <w:r w:rsidR="006C4CC3">
        <w:rPr>
          <w:rFonts w:ascii="Arial" w:hAnsi="Arial" w:cs="Arial"/>
          <w:sz w:val="24"/>
          <w:szCs w:val="24"/>
        </w:rPr>
        <w:t xml:space="preserve"> </w:t>
      </w:r>
      <w:r w:rsidR="00535090">
        <w:rPr>
          <w:rFonts w:ascii="Arial" w:hAnsi="Arial" w:cs="Arial"/>
          <w:sz w:val="24"/>
          <w:szCs w:val="24"/>
        </w:rPr>
        <w:t>2.2 million</w:t>
      </w:r>
      <w:r w:rsidR="00870290" w:rsidRPr="00981D24">
        <w:rPr>
          <w:rFonts w:ascii="Arial" w:hAnsi="Arial" w:cs="Arial"/>
          <w:sz w:val="24"/>
          <w:szCs w:val="24"/>
        </w:rPr>
        <w:t xml:space="preserve"> </w:t>
      </w:r>
      <w:r w:rsidR="00F17035">
        <w:rPr>
          <w:rFonts w:ascii="Arial" w:hAnsi="Arial" w:cs="Arial"/>
          <w:sz w:val="24"/>
          <w:szCs w:val="24"/>
        </w:rPr>
        <w:t>of the</w:t>
      </w:r>
      <w:r w:rsidR="00D71A84">
        <w:rPr>
          <w:rFonts w:ascii="Arial" w:hAnsi="Arial" w:cs="Arial"/>
          <w:sz w:val="24"/>
          <w:szCs w:val="24"/>
        </w:rPr>
        <w:t xml:space="preserve"> </w:t>
      </w:r>
      <w:r>
        <w:rPr>
          <w:rFonts w:ascii="Arial" w:hAnsi="Arial" w:cs="Arial"/>
          <w:sz w:val="24"/>
          <w:szCs w:val="24"/>
        </w:rPr>
        <w:t>V</w:t>
      </w:r>
      <w:r w:rsidR="00870290" w:rsidRPr="00981D24">
        <w:rPr>
          <w:rFonts w:ascii="Arial" w:hAnsi="Arial" w:cs="Arial"/>
          <w:sz w:val="24"/>
          <w:szCs w:val="24"/>
        </w:rPr>
        <w:t>eteran</w:t>
      </w:r>
      <w:r w:rsidR="00F17035">
        <w:rPr>
          <w:rFonts w:ascii="Arial" w:hAnsi="Arial" w:cs="Arial"/>
          <w:sz w:val="24"/>
          <w:szCs w:val="24"/>
        </w:rPr>
        <w:t xml:space="preserve"> population</w:t>
      </w:r>
      <w:r w:rsidR="00870290" w:rsidRPr="00981D24">
        <w:rPr>
          <w:rFonts w:ascii="Arial" w:hAnsi="Arial" w:cs="Arial"/>
          <w:sz w:val="24"/>
          <w:szCs w:val="24"/>
        </w:rPr>
        <w:t xml:space="preserve"> by 2045.</w:t>
      </w:r>
      <w:r w:rsidR="00870290" w:rsidRPr="00870290">
        <w:rPr>
          <w:rFonts w:ascii="Arial" w:hAnsi="Arial" w:cs="Arial"/>
          <w:sz w:val="24"/>
          <w:szCs w:val="24"/>
        </w:rPr>
        <w:t xml:space="preserve"> </w:t>
      </w:r>
      <w:r w:rsidR="3F1675D9" w:rsidRPr="49E17B54">
        <w:rPr>
          <w:rFonts w:ascii="Arial" w:hAnsi="Arial" w:cs="Arial"/>
          <w:sz w:val="24"/>
          <w:szCs w:val="24"/>
        </w:rPr>
        <w:t xml:space="preserve">They also have </w:t>
      </w:r>
      <w:r w:rsidR="3F1675D9" w:rsidRPr="75BEBF8F">
        <w:rPr>
          <w:rFonts w:ascii="Arial" w:hAnsi="Arial" w:cs="Arial"/>
          <w:sz w:val="24"/>
          <w:szCs w:val="24"/>
        </w:rPr>
        <w:t xml:space="preserve">distinct clinical </w:t>
      </w:r>
      <w:r w:rsidR="3F1675D9" w:rsidRPr="0EF0071E">
        <w:rPr>
          <w:rFonts w:ascii="Arial" w:hAnsi="Arial" w:cs="Arial"/>
          <w:sz w:val="24"/>
          <w:szCs w:val="24"/>
        </w:rPr>
        <w:t xml:space="preserve">care </w:t>
      </w:r>
      <w:r w:rsidR="3F1675D9" w:rsidRPr="6B36ECB8">
        <w:rPr>
          <w:rFonts w:ascii="Arial" w:hAnsi="Arial" w:cs="Arial"/>
          <w:sz w:val="24"/>
          <w:szCs w:val="24"/>
        </w:rPr>
        <w:t>needs, and</w:t>
      </w:r>
      <w:del w:id="2" w:author="Friedland, Bruce I." w:date="2025-04-28T15:00:00Z">
        <w:r w:rsidR="3F1675D9" w:rsidRPr="6B36ECB8" w:rsidDel="00610886">
          <w:rPr>
            <w:rFonts w:ascii="Arial" w:hAnsi="Arial" w:cs="Arial"/>
            <w:sz w:val="24"/>
            <w:szCs w:val="24"/>
          </w:rPr>
          <w:delText xml:space="preserve"> in order</w:delText>
        </w:r>
      </w:del>
      <w:r w:rsidR="3F1675D9" w:rsidRPr="6B36ECB8">
        <w:rPr>
          <w:rFonts w:ascii="Arial" w:hAnsi="Arial" w:cs="Arial"/>
          <w:sz w:val="24"/>
          <w:szCs w:val="24"/>
        </w:rPr>
        <w:t xml:space="preserve"> to best meet these</w:t>
      </w:r>
      <w:r w:rsidR="3F1675D9" w:rsidRPr="14E61332">
        <w:rPr>
          <w:rFonts w:ascii="Arial" w:hAnsi="Arial" w:cs="Arial"/>
          <w:sz w:val="24"/>
          <w:szCs w:val="24"/>
        </w:rPr>
        <w:t xml:space="preserve"> </w:t>
      </w:r>
      <w:r w:rsidR="3F1675D9" w:rsidRPr="2BF83ADC">
        <w:rPr>
          <w:rFonts w:ascii="Arial" w:hAnsi="Arial" w:cs="Arial"/>
          <w:sz w:val="24"/>
          <w:szCs w:val="24"/>
        </w:rPr>
        <w:t>ne</w:t>
      </w:r>
      <w:r w:rsidR="1E931E26" w:rsidRPr="2BF83ADC">
        <w:rPr>
          <w:rFonts w:ascii="Arial" w:hAnsi="Arial" w:cs="Arial"/>
          <w:sz w:val="24"/>
          <w:szCs w:val="24"/>
        </w:rPr>
        <w:t>eds</w:t>
      </w:r>
      <w:r w:rsidR="3F1675D9" w:rsidRPr="6B36ECB8">
        <w:rPr>
          <w:rFonts w:ascii="Arial" w:hAnsi="Arial" w:cs="Arial"/>
          <w:sz w:val="24"/>
          <w:szCs w:val="24"/>
        </w:rPr>
        <w:t>,</w:t>
      </w:r>
      <w:r w:rsidR="00870290" w:rsidRPr="75527292">
        <w:rPr>
          <w:rFonts w:ascii="Arial" w:hAnsi="Arial" w:cs="Arial"/>
          <w:sz w:val="24"/>
          <w:szCs w:val="24"/>
        </w:rPr>
        <w:t xml:space="preserve"> </w:t>
      </w:r>
      <w:r w:rsidR="00870290" w:rsidRPr="00981D24">
        <w:rPr>
          <w:rFonts w:ascii="Arial" w:hAnsi="Arial" w:cs="Arial"/>
          <w:sz w:val="24"/>
          <w:szCs w:val="24"/>
        </w:rPr>
        <w:t xml:space="preserve">MVP has set a goal to increase enrollment of </w:t>
      </w:r>
      <w:r w:rsidR="00870290" w:rsidRPr="00981D24">
        <w:rPr>
          <w:rFonts w:ascii="Arial" w:hAnsi="Arial" w:cs="Arial"/>
          <w:sz w:val="24"/>
          <w:szCs w:val="24"/>
        </w:rPr>
        <w:lastRenderedPageBreak/>
        <w:t xml:space="preserve">women </w:t>
      </w:r>
      <w:r>
        <w:rPr>
          <w:rFonts w:ascii="Arial" w:hAnsi="Arial" w:cs="Arial"/>
          <w:sz w:val="24"/>
          <w:szCs w:val="24"/>
        </w:rPr>
        <w:t>V</w:t>
      </w:r>
      <w:r w:rsidR="00870290" w:rsidRPr="00981D24">
        <w:rPr>
          <w:rFonts w:ascii="Arial" w:hAnsi="Arial" w:cs="Arial"/>
          <w:sz w:val="24"/>
          <w:szCs w:val="24"/>
        </w:rPr>
        <w:t>eterans to 200,000 by 2030 to match these demographic shifts.</w:t>
      </w:r>
      <w:r w:rsidR="00870290" w:rsidRPr="00870290">
        <w:rPr>
          <w:rFonts w:ascii="Arial" w:hAnsi="Arial" w:cs="Arial"/>
          <w:sz w:val="24"/>
          <w:szCs w:val="24"/>
        </w:rPr>
        <w:t xml:space="preserve"> </w:t>
      </w:r>
      <w:r w:rsidR="00870290" w:rsidRPr="00981D24">
        <w:rPr>
          <w:rFonts w:ascii="Arial" w:hAnsi="Arial" w:cs="Arial"/>
          <w:sz w:val="24"/>
          <w:szCs w:val="24"/>
        </w:rPr>
        <w:t xml:space="preserve">Similar efforts are underway to ensure continued enrollment </w:t>
      </w:r>
      <w:r w:rsidR="00870290" w:rsidRPr="00870290">
        <w:rPr>
          <w:rFonts w:ascii="Arial" w:hAnsi="Arial" w:cs="Arial"/>
          <w:sz w:val="24"/>
          <w:szCs w:val="24"/>
        </w:rPr>
        <w:t>other subpopulations of interest</w:t>
      </w:r>
      <w:r w:rsidR="00870290" w:rsidRPr="00981D24">
        <w:rPr>
          <w:rFonts w:ascii="Arial" w:hAnsi="Arial" w:cs="Arial"/>
          <w:sz w:val="24"/>
          <w:szCs w:val="24"/>
        </w:rPr>
        <w:t>.</w:t>
      </w:r>
    </w:p>
    <w:p w14:paraId="60FA7DCF" w14:textId="6C0B7D56" w:rsidR="003D5430" w:rsidRPr="00FF4F15" w:rsidRDefault="003D5430" w:rsidP="003D5430">
      <w:pPr>
        <w:rPr>
          <w:rFonts w:ascii="Arial" w:hAnsi="Arial" w:cs="Arial"/>
          <w:sz w:val="24"/>
          <w:szCs w:val="24"/>
        </w:rPr>
      </w:pPr>
      <w:r>
        <w:rPr>
          <w:rFonts w:ascii="Arial" w:hAnsi="Arial" w:cs="Arial"/>
          <w:sz w:val="24"/>
          <w:szCs w:val="24"/>
        </w:rPr>
        <w:t xml:space="preserve">Additionally, the scale needed to make reliable discoveries that translate to </w:t>
      </w:r>
      <w:r w:rsidR="33AFCCFC" w:rsidRPr="434535A5">
        <w:rPr>
          <w:rFonts w:ascii="Arial" w:hAnsi="Arial" w:cs="Arial"/>
          <w:sz w:val="24"/>
          <w:szCs w:val="24"/>
        </w:rPr>
        <w:t xml:space="preserve">improved clinical </w:t>
      </w:r>
      <w:r w:rsidRPr="434535A5">
        <w:rPr>
          <w:rFonts w:ascii="Arial" w:hAnsi="Arial" w:cs="Arial"/>
          <w:sz w:val="24"/>
          <w:szCs w:val="24"/>
        </w:rPr>
        <w:t>care</w:t>
      </w:r>
      <w:r>
        <w:rPr>
          <w:rFonts w:ascii="Arial" w:hAnsi="Arial" w:cs="Arial"/>
          <w:sz w:val="24"/>
          <w:szCs w:val="24"/>
        </w:rPr>
        <w:t xml:space="preserve"> across Veteran subgroups </w:t>
      </w:r>
      <w:r w:rsidR="42721B94" w:rsidRPr="593F450F">
        <w:rPr>
          <w:rFonts w:ascii="Arial" w:hAnsi="Arial" w:cs="Arial"/>
          <w:sz w:val="24"/>
          <w:szCs w:val="24"/>
        </w:rPr>
        <w:t>in VHA</w:t>
      </w:r>
      <w:r w:rsidRPr="794443C4">
        <w:rPr>
          <w:rFonts w:ascii="Arial" w:hAnsi="Arial" w:cs="Arial"/>
          <w:sz w:val="24"/>
          <w:szCs w:val="24"/>
        </w:rPr>
        <w:t xml:space="preserve"> </w:t>
      </w:r>
      <w:r>
        <w:rPr>
          <w:rFonts w:ascii="Arial" w:hAnsi="Arial" w:cs="Arial"/>
          <w:sz w:val="24"/>
          <w:szCs w:val="24"/>
        </w:rPr>
        <w:t xml:space="preserve">varies </w:t>
      </w:r>
      <w:r w:rsidR="005E43F3">
        <w:rPr>
          <w:rFonts w:ascii="Arial" w:hAnsi="Arial" w:cs="Arial"/>
          <w:sz w:val="24"/>
          <w:szCs w:val="24"/>
        </w:rPr>
        <w:t xml:space="preserve">not only be demographics, but also </w:t>
      </w:r>
      <w:r>
        <w:rPr>
          <w:rFonts w:ascii="Arial" w:hAnsi="Arial" w:cs="Arial"/>
          <w:sz w:val="24"/>
          <w:szCs w:val="24"/>
        </w:rPr>
        <w:t>health condition</w:t>
      </w:r>
      <w:r w:rsidR="005E43F3">
        <w:rPr>
          <w:rFonts w:ascii="Arial" w:hAnsi="Arial" w:cs="Arial"/>
          <w:sz w:val="24"/>
          <w:szCs w:val="24"/>
        </w:rPr>
        <w:t>s</w:t>
      </w:r>
      <w:r>
        <w:rPr>
          <w:rFonts w:ascii="Arial" w:hAnsi="Arial" w:cs="Arial"/>
          <w:sz w:val="24"/>
          <w:szCs w:val="24"/>
        </w:rPr>
        <w:t xml:space="preserve">. </w:t>
      </w:r>
      <w:r w:rsidRPr="003D5430">
        <w:rPr>
          <w:rFonts w:ascii="Arial" w:hAnsi="Arial" w:cs="Arial"/>
          <w:sz w:val="24"/>
          <w:szCs w:val="24"/>
        </w:rPr>
        <w:t>For many common</w:t>
      </w:r>
      <w:r w:rsidR="30EB42D8" w:rsidRPr="2C6629E3">
        <w:rPr>
          <w:rFonts w:ascii="Arial" w:hAnsi="Arial" w:cs="Arial"/>
          <w:sz w:val="24"/>
          <w:szCs w:val="24"/>
        </w:rPr>
        <w:t>,</w:t>
      </w:r>
      <w:r w:rsidR="30EB42D8" w:rsidRPr="7A15E9FA">
        <w:rPr>
          <w:rFonts w:ascii="Arial" w:hAnsi="Arial" w:cs="Arial"/>
          <w:sz w:val="24"/>
          <w:szCs w:val="24"/>
        </w:rPr>
        <w:t xml:space="preserve"> </w:t>
      </w:r>
      <w:r w:rsidR="30EB42D8" w:rsidRPr="60DF9E2F">
        <w:rPr>
          <w:rFonts w:ascii="Arial" w:hAnsi="Arial" w:cs="Arial"/>
          <w:sz w:val="24"/>
          <w:szCs w:val="24"/>
        </w:rPr>
        <w:t>chronic</w:t>
      </w:r>
      <w:r w:rsidRPr="003D5430">
        <w:rPr>
          <w:rFonts w:ascii="Arial" w:hAnsi="Arial" w:cs="Arial"/>
          <w:sz w:val="24"/>
          <w:szCs w:val="24"/>
        </w:rPr>
        <w:t xml:space="preserve"> diseases (e.g., heart disease, diabetes, mental health conditions), research requires hundreds of thousands to millions of participants to detect genetic risk factors </w:t>
      </w:r>
      <w:r w:rsidR="6804D027" w:rsidRPr="52C78609">
        <w:rPr>
          <w:rFonts w:ascii="Arial" w:hAnsi="Arial" w:cs="Arial"/>
          <w:sz w:val="24"/>
          <w:szCs w:val="24"/>
        </w:rPr>
        <w:t>to reliably inform clinical care</w:t>
      </w:r>
      <w:r w:rsidRPr="52C78609">
        <w:rPr>
          <w:rFonts w:ascii="Arial" w:hAnsi="Arial" w:cs="Arial"/>
          <w:sz w:val="24"/>
          <w:szCs w:val="24"/>
        </w:rPr>
        <w:t>.</w:t>
      </w:r>
      <w:r>
        <w:rPr>
          <w:rFonts w:ascii="Arial" w:hAnsi="Arial" w:cs="Arial"/>
          <w:sz w:val="24"/>
          <w:szCs w:val="24"/>
        </w:rPr>
        <w:t xml:space="preserve"> </w:t>
      </w:r>
      <w:r w:rsidRPr="003D5430">
        <w:rPr>
          <w:rFonts w:ascii="Arial" w:hAnsi="Arial" w:cs="Arial"/>
          <w:sz w:val="24"/>
          <w:szCs w:val="24"/>
        </w:rPr>
        <w:t xml:space="preserve">For rare diseases or ancestry-specific genetic variants, even larger, diverse cohorts and control groups are needed to ensure meaningful </w:t>
      </w:r>
      <w:r w:rsidR="5E79A898" w:rsidRPr="3D35D9D3">
        <w:rPr>
          <w:rFonts w:ascii="Arial" w:hAnsi="Arial" w:cs="Arial"/>
          <w:sz w:val="24"/>
          <w:szCs w:val="24"/>
        </w:rPr>
        <w:t>impacts to clinical care</w:t>
      </w:r>
      <w:r w:rsidRPr="3D35D9D3">
        <w:rPr>
          <w:rFonts w:ascii="Arial" w:hAnsi="Arial" w:cs="Arial"/>
          <w:sz w:val="24"/>
          <w:szCs w:val="24"/>
        </w:rPr>
        <w:t>.</w:t>
      </w:r>
      <w:r w:rsidR="00213A4C" w:rsidRPr="3D35D9D3">
        <w:rPr>
          <w:rFonts w:ascii="Arial" w:hAnsi="Arial" w:cs="Arial"/>
          <w:sz w:val="24"/>
          <w:szCs w:val="24"/>
        </w:rPr>
        <w:t xml:space="preserve"> </w:t>
      </w:r>
    </w:p>
    <w:p w14:paraId="7693B4AD" w14:textId="7D1BBED5" w:rsidR="6F36B926" w:rsidRDefault="000D7BCE" w:rsidP="6F36B926">
      <w:pPr>
        <w:rPr>
          <w:rFonts w:ascii="Arial" w:hAnsi="Arial" w:cs="Arial"/>
          <w:sz w:val="24"/>
          <w:szCs w:val="24"/>
        </w:rPr>
      </w:pPr>
      <w:r w:rsidRPr="36A78382">
        <w:rPr>
          <w:rFonts w:ascii="Arial" w:hAnsi="Arial" w:cs="Arial"/>
          <w:sz w:val="24"/>
          <w:szCs w:val="24"/>
        </w:rPr>
        <w:t xml:space="preserve">Targets will </w:t>
      </w:r>
      <w:r w:rsidR="00CC2C89">
        <w:rPr>
          <w:rFonts w:ascii="Arial" w:hAnsi="Arial" w:cs="Arial"/>
          <w:sz w:val="24"/>
          <w:szCs w:val="24"/>
        </w:rPr>
        <w:t>continue to be</w:t>
      </w:r>
      <w:r w:rsidRPr="36A78382">
        <w:rPr>
          <w:rFonts w:ascii="Arial" w:hAnsi="Arial" w:cs="Arial"/>
          <w:sz w:val="24"/>
          <w:szCs w:val="24"/>
        </w:rPr>
        <w:t xml:space="preserve"> data-driven as </w:t>
      </w:r>
      <w:r w:rsidR="000D6E71">
        <w:rPr>
          <w:rFonts w:ascii="Arial" w:hAnsi="Arial" w:cs="Arial"/>
          <w:sz w:val="24"/>
          <w:szCs w:val="24"/>
        </w:rPr>
        <w:t>Veteran</w:t>
      </w:r>
      <w:r w:rsidR="00923B77">
        <w:rPr>
          <w:rFonts w:ascii="Arial" w:hAnsi="Arial" w:cs="Arial"/>
          <w:sz w:val="24"/>
          <w:szCs w:val="24"/>
        </w:rPr>
        <w:t>’s</w:t>
      </w:r>
      <w:r w:rsidRPr="36A78382">
        <w:rPr>
          <w:rFonts w:ascii="Arial" w:hAnsi="Arial" w:cs="Arial"/>
          <w:sz w:val="24"/>
          <w:szCs w:val="24"/>
        </w:rPr>
        <w:t xml:space="preserve"> </w:t>
      </w:r>
      <w:r w:rsidR="47E2B756" w:rsidRPr="6B28F982">
        <w:rPr>
          <w:rFonts w:ascii="Arial" w:hAnsi="Arial" w:cs="Arial"/>
          <w:sz w:val="24"/>
          <w:szCs w:val="24"/>
        </w:rPr>
        <w:t>clinical</w:t>
      </w:r>
      <w:r w:rsidRPr="002A54D2">
        <w:rPr>
          <w:rFonts w:ascii="Arial" w:hAnsi="Arial" w:cs="Arial"/>
          <w:sz w:val="24"/>
          <w:szCs w:val="24"/>
        </w:rPr>
        <w:t xml:space="preserve"> </w:t>
      </w:r>
      <w:r w:rsidRPr="36A78382">
        <w:rPr>
          <w:rFonts w:ascii="Arial" w:hAnsi="Arial" w:cs="Arial"/>
          <w:sz w:val="24"/>
          <w:szCs w:val="24"/>
        </w:rPr>
        <w:t>needs evolve.</w:t>
      </w:r>
      <w:r w:rsidR="00F15FFF">
        <w:rPr>
          <w:rFonts w:ascii="Arial" w:hAnsi="Arial" w:cs="Arial"/>
          <w:sz w:val="24"/>
          <w:szCs w:val="24"/>
        </w:rPr>
        <w:t xml:space="preserve"> Without continued enrollment</w:t>
      </w:r>
      <w:r w:rsidR="00AA3EE4">
        <w:rPr>
          <w:rFonts w:ascii="Arial" w:hAnsi="Arial" w:cs="Arial"/>
          <w:sz w:val="24"/>
          <w:szCs w:val="24"/>
        </w:rPr>
        <w:t xml:space="preserve">, VA risks </w:t>
      </w:r>
      <w:r w:rsidR="0071655D">
        <w:rPr>
          <w:rFonts w:ascii="Arial" w:hAnsi="Arial" w:cs="Arial"/>
          <w:sz w:val="24"/>
          <w:szCs w:val="24"/>
        </w:rPr>
        <w:t xml:space="preserve">missing critical </w:t>
      </w:r>
      <w:r w:rsidR="00DF52D0">
        <w:rPr>
          <w:rFonts w:ascii="Arial" w:hAnsi="Arial" w:cs="Arial"/>
          <w:sz w:val="24"/>
          <w:szCs w:val="24"/>
        </w:rPr>
        <w:t xml:space="preserve">genetic factors that can </w:t>
      </w:r>
      <w:r w:rsidR="00A764E5">
        <w:rPr>
          <w:rFonts w:ascii="Arial" w:hAnsi="Arial" w:cs="Arial"/>
          <w:sz w:val="24"/>
          <w:szCs w:val="24"/>
        </w:rPr>
        <w:t xml:space="preserve">have </w:t>
      </w:r>
      <w:r w:rsidR="0062768D">
        <w:rPr>
          <w:rFonts w:ascii="Arial" w:hAnsi="Arial" w:cs="Arial"/>
          <w:sz w:val="24"/>
          <w:szCs w:val="24"/>
        </w:rPr>
        <w:t xml:space="preserve">a direct impact on </w:t>
      </w:r>
      <w:r w:rsidR="00E57989">
        <w:rPr>
          <w:rFonts w:ascii="Arial" w:hAnsi="Arial" w:cs="Arial"/>
          <w:sz w:val="24"/>
          <w:szCs w:val="24"/>
        </w:rPr>
        <w:t xml:space="preserve">clinical care. </w:t>
      </w:r>
      <w:r w:rsidR="00455AAE">
        <w:rPr>
          <w:rFonts w:ascii="Arial" w:hAnsi="Arial" w:cs="Arial"/>
          <w:sz w:val="24"/>
          <w:szCs w:val="24"/>
        </w:rPr>
        <w:t xml:space="preserve">This will ensure every Veteran </w:t>
      </w:r>
      <w:proofErr w:type="gramStart"/>
      <w:r w:rsidR="00455AAE">
        <w:rPr>
          <w:rFonts w:ascii="Arial" w:hAnsi="Arial" w:cs="Arial"/>
          <w:sz w:val="24"/>
          <w:szCs w:val="24"/>
        </w:rPr>
        <w:t>has the opportunity to</w:t>
      </w:r>
      <w:proofErr w:type="gramEnd"/>
      <w:r w:rsidR="00455AAE">
        <w:rPr>
          <w:rFonts w:ascii="Arial" w:hAnsi="Arial" w:cs="Arial"/>
          <w:sz w:val="24"/>
          <w:szCs w:val="24"/>
        </w:rPr>
        <w:t xml:space="preserve"> benefi</w:t>
      </w:r>
      <w:r w:rsidR="005E4D07">
        <w:rPr>
          <w:rFonts w:ascii="Arial" w:hAnsi="Arial" w:cs="Arial"/>
          <w:sz w:val="24"/>
          <w:szCs w:val="24"/>
        </w:rPr>
        <w:t xml:space="preserve">t from the </w:t>
      </w:r>
      <w:r w:rsidR="0071586A">
        <w:rPr>
          <w:rFonts w:ascii="Arial" w:hAnsi="Arial" w:cs="Arial"/>
          <w:sz w:val="24"/>
          <w:szCs w:val="24"/>
        </w:rPr>
        <w:t>VA clinical care</w:t>
      </w:r>
      <w:r w:rsidR="009D4AD5">
        <w:rPr>
          <w:rFonts w:ascii="Arial" w:hAnsi="Arial" w:cs="Arial"/>
          <w:sz w:val="24"/>
          <w:szCs w:val="24"/>
        </w:rPr>
        <w:t xml:space="preserve"> innovations </w:t>
      </w:r>
      <w:r w:rsidR="6BC7B963" w:rsidRPr="4F80DF6F">
        <w:rPr>
          <w:rFonts w:ascii="Arial" w:hAnsi="Arial" w:cs="Arial"/>
          <w:sz w:val="24"/>
          <w:szCs w:val="24"/>
        </w:rPr>
        <w:t>that</w:t>
      </w:r>
      <w:r w:rsidR="009D4AD5" w:rsidRPr="4F80DF6F">
        <w:rPr>
          <w:rFonts w:ascii="Arial" w:hAnsi="Arial" w:cs="Arial"/>
          <w:sz w:val="24"/>
          <w:szCs w:val="24"/>
        </w:rPr>
        <w:t xml:space="preserve"> </w:t>
      </w:r>
      <w:r w:rsidR="009D4AD5">
        <w:rPr>
          <w:rFonts w:ascii="Arial" w:hAnsi="Arial" w:cs="Arial"/>
          <w:sz w:val="24"/>
          <w:szCs w:val="24"/>
        </w:rPr>
        <w:t>MVP enables</w:t>
      </w:r>
      <w:r w:rsidR="0071586A">
        <w:rPr>
          <w:rFonts w:ascii="Arial" w:hAnsi="Arial" w:cs="Arial"/>
          <w:sz w:val="24"/>
          <w:szCs w:val="24"/>
        </w:rPr>
        <w:t xml:space="preserve">. </w:t>
      </w:r>
    </w:p>
    <w:p w14:paraId="067715FF" w14:textId="24D15D47" w:rsidR="6F36B926" w:rsidRDefault="6F36B926" w:rsidP="6F36B926">
      <w:pPr>
        <w:rPr>
          <w:rFonts w:ascii="Arial" w:hAnsi="Arial" w:cs="Arial"/>
          <w:sz w:val="24"/>
          <w:szCs w:val="24"/>
        </w:rPr>
      </w:pPr>
    </w:p>
    <w:p w14:paraId="2B9EA1F6" w14:textId="77777777" w:rsidR="56F21802" w:rsidRPr="00543407" w:rsidRDefault="56F21802" w:rsidP="00667F72">
      <w:pPr>
        <w:spacing w:after="0" w:line="240" w:lineRule="auto"/>
        <w:rPr>
          <w:rFonts w:ascii="Arial" w:eastAsia="Times New Roman" w:hAnsi="Arial" w:cs="Arial"/>
          <w:b/>
          <w:sz w:val="24"/>
          <w:szCs w:val="24"/>
        </w:rPr>
      </w:pPr>
      <w:r w:rsidRPr="00543407">
        <w:rPr>
          <w:rFonts w:ascii="Arial" w:eastAsia="Times New Roman" w:hAnsi="Arial" w:cs="Arial"/>
          <w:b/>
          <w:sz w:val="24"/>
          <w:szCs w:val="24"/>
        </w:rPr>
        <w:t>How many of the million+ genomes that have been collected from veteran volunteers through the program for each year, with projection to reach the goal</w:t>
      </w:r>
    </w:p>
    <w:p w14:paraId="0C2666B6" w14:textId="0E38FD90" w:rsidR="76CEF281" w:rsidRDefault="76CEF281" w:rsidP="64BE00C3">
      <w:pPr>
        <w:spacing w:after="0" w:line="240" w:lineRule="auto"/>
        <w:rPr>
          <w:rFonts w:ascii="Arial" w:eastAsia="Times New Roman" w:hAnsi="Arial" w:cs="Arial"/>
          <w:sz w:val="24"/>
          <w:szCs w:val="24"/>
        </w:rPr>
      </w:pPr>
    </w:p>
    <w:p w14:paraId="27344FBF" w14:textId="29C325C5" w:rsidR="3E64C48B" w:rsidRDefault="1F8C9FF0" w:rsidP="3E64C48B">
      <w:pPr>
        <w:spacing w:after="0" w:line="240" w:lineRule="auto"/>
        <w:rPr>
          <w:rFonts w:ascii="Arial" w:eastAsia="Times New Roman" w:hAnsi="Arial" w:cs="Arial"/>
          <w:sz w:val="24"/>
          <w:szCs w:val="24"/>
        </w:rPr>
      </w:pPr>
      <w:r w:rsidRPr="13758FF0">
        <w:rPr>
          <w:rFonts w:ascii="Arial" w:eastAsia="Times New Roman" w:hAnsi="Arial" w:cs="Arial"/>
          <w:sz w:val="24"/>
          <w:szCs w:val="24"/>
        </w:rPr>
        <w:t xml:space="preserve">Blood specimens have </w:t>
      </w:r>
      <w:r w:rsidRPr="36104B9C">
        <w:rPr>
          <w:rFonts w:ascii="Arial" w:eastAsia="Times New Roman" w:hAnsi="Arial" w:cs="Arial"/>
          <w:sz w:val="24"/>
          <w:szCs w:val="24"/>
        </w:rPr>
        <w:t xml:space="preserve">been collected from over </w:t>
      </w:r>
      <w:r w:rsidR="00A9201B">
        <w:rPr>
          <w:rFonts w:ascii="Arial" w:eastAsia="Times New Roman" w:hAnsi="Arial" w:cs="Arial"/>
          <w:sz w:val="24"/>
          <w:szCs w:val="24"/>
        </w:rPr>
        <w:t>1,0</w:t>
      </w:r>
      <w:r w:rsidRPr="24B256EC">
        <w:rPr>
          <w:rFonts w:ascii="Arial" w:eastAsia="Times New Roman" w:hAnsi="Arial" w:cs="Arial"/>
          <w:sz w:val="24"/>
          <w:szCs w:val="24"/>
        </w:rPr>
        <w:t>00</w:t>
      </w:r>
      <w:r w:rsidRPr="77E0D153">
        <w:rPr>
          <w:rFonts w:ascii="Arial" w:eastAsia="Times New Roman" w:hAnsi="Arial" w:cs="Arial"/>
          <w:sz w:val="24"/>
          <w:szCs w:val="24"/>
        </w:rPr>
        <w:t>,</w:t>
      </w:r>
      <w:r w:rsidRPr="6D1741A4">
        <w:rPr>
          <w:rFonts w:ascii="Arial" w:eastAsia="Times New Roman" w:hAnsi="Arial" w:cs="Arial"/>
          <w:sz w:val="24"/>
          <w:szCs w:val="24"/>
        </w:rPr>
        <w:t xml:space="preserve">000 Veteran participants of the MVP. To date, </w:t>
      </w:r>
      <w:r w:rsidR="2D2CCCD1" w:rsidRPr="6D5520AE">
        <w:rPr>
          <w:rFonts w:ascii="Arial" w:eastAsia="Times New Roman" w:hAnsi="Arial" w:cs="Arial"/>
          <w:sz w:val="24"/>
          <w:szCs w:val="24"/>
        </w:rPr>
        <w:t>over 200,</w:t>
      </w:r>
      <w:r w:rsidR="2D2CCCD1" w:rsidRPr="2F7B30B1">
        <w:rPr>
          <w:rFonts w:ascii="Arial" w:eastAsia="Times New Roman" w:hAnsi="Arial" w:cs="Arial"/>
          <w:sz w:val="24"/>
          <w:szCs w:val="24"/>
        </w:rPr>
        <w:t xml:space="preserve">000 </w:t>
      </w:r>
      <w:r w:rsidR="0C3A1448" w:rsidRPr="4A87806C">
        <w:rPr>
          <w:rFonts w:ascii="Arial" w:eastAsia="Times New Roman" w:hAnsi="Arial" w:cs="Arial"/>
          <w:sz w:val="24"/>
          <w:szCs w:val="24"/>
        </w:rPr>
        <w:t xml:space="preserve">of the </w:t>
      </w:r>
      <w:r w:rsidR="2D2CCCD1" w:rsidRPr="38682101">
        <w:rPr>
          <w:rFonts w:ascii="Arial" w:eastAsia="Times New Roman" w:hAnsi="Arial" w:cs="Arial"/>
          <w:sz w:val="24"/>
          <w:szCs w:val="24"/>
        </w:rPr>
        <w:t xml:space="preserve">MVP </w:t>
      </w:r>
      <w:r w:rsidR="2D2CCCD1" w:rsidRPr="6C56CC15">
        <w:rPr>
          <w:rFonts w:ascii="Arial" w:eastAsia="Times New Roman" w:hAnsi="Arial" w:cs="Arial"/>
          <w:sz w:val="24"/>
          <w:szCs w:val="24"/>
        </w:rPr>
        <w:t>specimens</w:t>
      </w:r>
      <w:r w:rsidR="2D2CCCD1" w:rsidRPr="2F7B30B1">
        <w:rPr>
          <w:rFonts w:ascii="Arial" w:eastAsia="Times New Roman" w:hAnsi="Arial" w:cs="Arial"/>
          <w:sz w:val="24"/>
          <w:szCs w:val="24"/>
        </w:rPr>
        <w:t xml:space="preserve"> </w:t>
      </w:r>
      <w:r w:rsidR="2D2CCCD1" w:rsidRPr="4A4403A8">
        <w:rPr>
          <w:rFonts w:ascii="Arial" w:eastAsia="Times New Roman" w:hAnsi="Arial" w:cs="Arial"/>
          <w:sz w:val="24"/>
          <w:szCs w:val="24"/>
        </w:rPr>
        <w:t xml:space="preserve">have </w:t>
      </w:r>
      <w:r w:rsidR="0FF608EF" w:rsidRPr="4A87806C">
        <w:rPr>
          <w:rFonts w:ascii="Arial" w:eastAsia="Times New Roman" w:hAnsi="Arial" w:cs="Arial"/>
          <w:sz w:val="24"/>
          <w:szCs w:val="24"/>
        </w:rPr>
        <w:t xml:space="preserve">undergone </w:t>
      </w:r>
      <w:r w:rsidR="007652EB">
        <w:rPr>
          <w:rFonts w:ascii="Arial" w:eastAsia="Times New Roman" w:hAnsi="Arial" w:cs="Arial"/>
          <w:sz w:val="24"/>
          <w:szCs w:val="24"/>
        </w:rPr>
        <w:t>w</w:t>
      </w:r>
      <w:r w:rsidR="2D2CCCD1" w:rsidRPr="4DD523FA">
        <w:rPr>
          <w:rFonts w:ascii="Arial" w:eastAsia="Times New Roman" w:hAnsi="Arial" w:cs="Arial"/>
          <w:sz w:val="24"/>
          <w:szCs w:val="24"/>
        </w:rPr>
        <w:t xml:space="preserve">hole genome </w:t>
      </w:r>
      <w:r w:rsidR="2D2CCCD1" w:rsidRPr="7E80C1C7">
        <w:rPr>
          <w:rFonts w:ascii="Arial" w:eastAsia="Times New Roman" w:hAnsi="Arial" w:cs="Arial"/>
          <w:sz w:val="24"/>
          <w:szCs w:val="24"/>
        </w:rPr>
        <w:t xml:space="preserve">sequence </w:t>
      </w:r>
      <w:r w:rsidR="003D628F">
        <w:rPr>
          <w:rFonts w:ascii="Arial" w:eastAsia="Times New Roman" w:hAnsi="Arial" w:cs="Arial"/>
          <w:sz w:val="24"/>
          <w:szCs w:val="24"/>
        </w:rPr>
        <w:t xml:space="preserve">(WGS) </w:t>
      </w:r>
      <w:r w:rsidR="2D2CCCD1" w:rsidRPr="7E80C1C7">
        <w:rPr>
          <w:rFonts w:ascii="Arial" w:eastAsia="Times New Roman" w:hAnsi="Arial" w:cs="Arial"/>
          <w:sz w:val="24"/>
          <w:szCs w:val="24"/>
        </w:rPr>
        <w:t>analysis.</w:t>
      </w:r>
      <w:r w:rsidR="2D2CCCD1" w:rsidRPr="0D940B9A">
        <w:rPr>
          <w:rFonts w:ascii="Arial" w:eastAsia="Times New Roman" w:hAnsi="Arial" w:cs="Arial"/>
          <w:sz w:val="24"/>
          <w:szCs w:val="24"/>
        </w:rPr>
        <w:t xml:space="preserve"> </w:t>
      </w:r>
    </w:p>
    <w:p w14:paraId="06C6592E" w14:textId="2E7EA8DC" w:rsidR="3E64C48B" w:rsidRDefault="3E64C48B" w:rsidP="3E64C48B">
      <w:pPr>
        <w:spacing w:after="0" w:line="240" w:lineRule="auto"/>
        <w:rPr>
          <w:rFonts w:ascii="Arial" w:eastAsia="Times New Roman" w:hAnsi="Arial" w:cs="Arial"/>
          <w:sz w:val="24"/>
          <w:szCs w:val="24"/>
        </w:rPr>
      </w:pPr>
    </w:p>
    <w:p w14:paraId="28483C74" w14:textId="762A5767" w:rsidR="4492A836" w:rsidRDefault="0A091016" w:rsidP="4492A836">
      <w:pPr>
        <w:spacing w:after="0" w:line="240" w:lineRule="auto"/>
        <w:rPr>
          <w:rFonts w:ascii="Arial" w:eastAsia="Times New Roman" w:hAnsi="Arial" w:cs="Arial"/>
          <w:sz w:val="24"/>
          <w:szCs w:val="24"/>
        </w:rPr>
      </w:pPr>
      <w:r w:rsidRPr="322FB81B">
        <w:rPr>
          <w:rFonts w:ascii="Arial" w:eastAsia="Times New Roman" w:hAnsi="Arial" w:cs="Arial"/>
          <w:sz w:val="24"/>
          <w:szCs w:val="24"/>
        </w:rPr>
        <w:t xml:space="preserve">A goal of sequencing every MVP </w:t>
      </w:r>
      <w:r w:rsidR="1A5EB730" w:rsidRPr="4B6C306F">
        <w:rPr>
          <w:rFonts w:ascii="Arial" w:eastAsia="Times New Roman" w:hAnsi="Arial" w:cs="Arial"/>
          <w:sz w:val="24"/>
          <w:szCs w:val="24"/>
        </w:rPr>
        <w:t xml:space="preserve">participant </w:t>
      </w:r>
      <w:r w:rsidR="74197633" w:rsidRPr="35AC5B61">
        <w:rPr>
          <w:rFonts w:ascii="Arial" w:eastAsia="Times New Roman" w:hAnsi="Arial" w:cs="Arial"/>
          <w:sz w:val="24"/>
          <w:szCs w:val="24"/>
        </w:rPr>
        <w:t xml:space="preserve">or even </w:t>
      </w:r>
      <w:r w:rsidR="74197633" w:rsidRPr="4F01FEF8">
        <w:rPr>
          <w:rFonts w:ascii="Arial" w:eastAsia="Times New Roman" w:hAnsi="Arial" w:cs="Arial"/>
          <w:sz w:val="24"/>
          <w:szCs w:val="24"/>
        </w:rPr>
        <w:t xml:space="preserve">1M MVP samples </w:t>
      </w:r>
      <w:r w:rsidR="1A5EB730" w:rsidRPr="4B6C306F">
        <w:rPr>
          <w:rFonts w:ascii="Arial" w:eastAsia="Times New Roman" w:hAnsi="Arial" w:cs="Arial"/>
          <w:sz w:val="24"/>
          <w:szCs w:val="24"/>
        </w:rPr>
        <w:t>w</w:t>
      </w:r>
      <w:r w:rsidR="1ADE674B" w:rsidRPr="4B6C306F">
        <w:rPr>
          <w:rFonts w:ascii="Arial" w:eastAsia="Times New Roman" w:hAnsi="Arial" w:cs="Arial"/>
          <w:sz w:val="24"/>
          <w:szCs w:val="24"/>
        </w:rPr>
        <w:t xml:space="preserve">ill depend on </w:t>
      </w:r>
      <w:r w:rsidR="4D5BC231" w:rsidRPr="4F01FEF8">
        <w:rPr>
          <w:rFonts w:ascii="Arial" w:eastAsia="Times New Roman" w:hAnsi="Arial" w:cs="Arial"/>
          <w:sz w:val="24"/>
          <w:szCs w:val="24"/>
        </w:rPr>
        <w:t xml:space="preserve">many factors, </w:t>
      </w:r>
      <w:r w:rsidR="4D5BC231" w:rsidRPr="21E4DF86">
        <w:rPr>
          <w:rFonts w:ascii="Arial" w:eastAsia="Times New Roman" w:hAnsi="Arial" w:cs="Arial"/>
          <w:sz w:val="24"/>
          <w:szCs w:val="24"/>
        </w:rPr>
        <w:t>including</w:t>
      </w:r>
      <w:r w:rsidR="1ADE674B" w:rsidRPr="4F01FEF8">
        <w:rPr>
          <w:rFonts w:ascii="Arial" w:eastAsia="Times New Roman" w:hAnsi="Arial" w:cs="Arial"/>
          <w:sz w:val="24"/>
          <w:szCs w:val="24"/>
        </w:rPr>
        <w:t xml:space="preserve"> </w:t>
      </w:r>
      <w:r w:rsidR="0D003A42" w:rsidRPr="36A78382">
        <w:rPr>
          <w:rFonts w:ascii="Arial" w:eastAsia="Times New Roman" w:hAnsi="Arial" w:cs="Arial"/>
          <w:sz w:val="24"/>
          <w:szCs w:val="24"/>
        </w:rPr>
        <w:t xml:space="preserve">VHA budget </w:t>
      </w:r>
      <w:r w:rsidR="69834E47" w:rsidRPr="07C5CD14">
        <w:rPr>
          <w:rFonts w:ascii="Arial" w:eastAsia="Times New Roman" w:hAnsi="Arial" w:cs="Arial"/>
          <w:sz w:val="24"/>
          <w:szCs w:val="24"/>
        </w:rPr>
        <w:t>priorities</w:t>
      </w:r>
      <w:r w:rsidR="182B8013" w:rsidRPr="524786F4">
        <w:rPr>
          <w:rFonts w:ascii="Arial" w:eastAsia="Times New Roman" w:hAnsi="Arial" w:cs="Arial"/>
          <w:sz w:val="24"/>
          <w:szCs w:val="24"/>
        </w:rPr>
        <w:t xml:space="preserve"> and sequencing </w:t>
      </w:r>
      <w:r w:rsidR="182B8013" w:rsidRPr="6A6CCB58">
        <w:rPr>
          <w:rFonts w:ascii="Arial" w:eastAsia="Times New Roman" w:hAnsi="Arial" w:cs="Arial"/>
          <w:sz w:val="24"/>
          <w:szCs w:val="24"/>
        </w:rPr>
        <w:t>costs</w:t>
      </w:r>
      <w:r w:rsidR="0D003A42" w:rsidRPr="3945B42F">
        <w:rPr>
          <w:rFonts w:ascii="Arial" w:eastAsia="Times New Roman" w:hAnsi="Arial" w:cs="Arial"/>
          <w:sz w:val="24"/>
          <w:szCs w:val="24"/>
        </w:rPr>
        <w:t>.</w:t>
      </w:r>
      <w:r w:rsidR="0D003A42" w:rsidRPr="36A78382">
        <w:rPr>
          <w:rFonts w:ascii="Arial" w:eastAsia="Times New Roman" w:hAnsi="Arial" w:cs="Arial"/>
          <w:sz w:val="24"/>
          <w:szCs w:val="24"/>
        </w:rPr>
        <w:t xml:space="preserve"> </w:t>
      </w:r>
      <w:r w:rsidR="39C5A8E6" w:rsidRPr="3BDC1978">
        <w:rPr>
          <w:rFonts w:ascii="Arial" w:eastAsia="Times New Roman" w:hAnsi="Arial" w:cs="Arial"/>
          <w:sz w:val="24"/>
          <w:szCs w:val="24"/>
        </w:rPr>
        <w:t xml:space="preserve">At the </w:t>
      </w:r>
      <w:r w:rsidR="39C5A8E6" w:rsidRPr="0ECA7856">
        <w:rPr>
          <w:rFonts w:ascii="Arial" w:eastAsia="Times New Roman" w:hAnsi="Arial" w:cs="Arial"/>
          <w:sz w:val="24"/>
          <w:szCs w:val="24"/>
        </w:rPr>
        <w:t xml:space="preserve">FY24 rate, </w:t>
      </w:r>
      <w:r w:rsidR="64D29689" w:rsidRPr="7CDFEDC6">
        <w:rPr>
          <w:rFonts w:ascii="Arial" w:eastAsia="Times New Roman" w:hAnsi="Arial" w:cs="Arial"/>
          <w:sz w:val="24"/>
          <w:szCs w:val="24"/>
        </w:rPr>
        <w:t xml:space="preserve">1M WGS will be completed in </w:t>
      </w:r>
      <w:r w:rsidR="7A0F3009" w:rsidRPr="37529CB3">
        <w:rPr>
          <w:rFonts w:ascii="Arial" w:eastAsia="Times New Roman" w:hAnsi="Arial" w:cs="Arial"/>
          <w:sz w:val="24"/>
          <w:szCs w:val="24"/>
        </w:rPr>
        <w:t>FY</w:t>
      </w:r>
      <w:r w:rsidR="4CC1502D" w:rsidRPr="37529CB3">
        <w:rPr>
          <w:rFonts w:ascii="Arial" w:eastAsia="Times New Roman" w:hAnsi="Arial" w:cs="Arial"/>
          <w:sz w:val="24"/>
          <w:szCs w:val="24"/>
        </w:rPr>
        <w:t xml:space="preserve">2080. </w:t>
      </w:r>
      <w:r w:rsidR="4CC1502D" w:rsidRPr="4ED77C34">
        <w:rPr>
          <w:rFonts w:ascii="Arial" w:eastAsia="Times New Roman" w:hAnsi="Arial" w:cs="Arial"/>
          <w:sz w:val="24"/>
          <w:szCs w:val="24"/>
        </w:rPr>
        <w:t xml:space="preserve">At the </w:t>
      </w:r>
      <w:r w:rsidR="4CC1502D" w:rsidRPr="6EAAE59F">
        <w:rPr>
          <w:rFonts w:ascii="Arial" w:eastAsia="Times New Roman" w:hAnsi="Arial" w:cs="Arial"/>
          <w:sz w:val="24"/>
          <w:szCs w:val="24"/>
        </w:rPr>
        <w:t xml:space="preserve">accelerated </w:t>
      </w:r>
      <w:r w:rsidR="4CC1502D" w:rsidRPr="35D8D570">
        <w:rPr>
          <w:rFonts w:ascii="Arial" w:eastAsia="Times New Roman" w:hAnsi="Arial" w:cs="Arial"/>
          <w:sz w:val="24"/>
          <w:szCs w:val="24"/>
        </w:rPr>
        <w:t>FY19-20</w:t>
      </w:r>
      <w:r w:rsidR="4CC1502D" w:rsidRPr="74A498E2">
        <w:rPr>
          <w:rFonts w:ascii="Arial" w:eastAsia="Times New Roman" w:hAnsi="Arial" w:cs="Arial"/>
          <w:sz w:val="24"/>
          <w:szCs w:val="24"/>
        </w:rPr>
        <w:t xml:space="preserve"> </w:t>
      </w:r>
      <w:r w:rsidR="4CC1502D" w:rsidRPr="7AA24376">
        <w:rPr>
          <w:rFonts w:ascii="Arial" w:eastAsia="Times New Roman" w:hAnsi="Arial" w:cs="Arial"/>
          <w:sz w:val="24"/>
          <w:szCs w:val="24"/>
        </w:rPr>
        <w:t xml:space="preserve">rate, </w:t>
      </w:r>
      <w:r w:rsidR="4CC1502D" w:rsidRPr="664274D4">
        <w:rPr>
          <w:rFonts w:ascii="Arial" w:eastAsia="Times New Roman" w:hAnsi="Arial" w:cs="Arial"/>
          <w:sz w:val="24"/>
          <w:szCs w:val="24"/>
        </w:rPr>
        <w:t xml:space="preserve">we </w:t>
      </w:r>
      <w:r w:rsidR="4866C43E" w:rsidRPr="7863CCBC">
        <w:rPr>
          <w:rFonts w:ascii="Arial" w:eastAsia="Times New Roman" w:hAnsi="Arial" w:cs="Arial"/>
          <w:sz w:val="24"/>
          <w:szCs w:val="24"/>
        </w:rPr>
        <w:t xml:space="preserve">could </w:t>
      </w:r>
      <w:r w:rsidR="4CC1502D" w:rsidRPr="7863CCBC">
        <w:rPr>
          <w:rFonts w:ascii="Arial" w:eastAsia="Times New Roman" w:hAnsi="Arial" w:cs="Arial"/>
          <w:sz w:val="24"/>
          <w:szCs w:val="24"/>
        </w:rPr>
        <w:t>hit</w:t>
      </w:r>
      <w:r w:rsidR="4CC1502D" w:rsidRPr="664274D4">
        <w:rPr>
          <w:rFonts w:ascii="Arial" w:eastAsia="Times New Roman" w:hAnsi="Arial" w:cs="Arial"/>
          <w:sz w:val="24"/>
          <w:szCs w:val="24"/>
        </w:rPr>
        <w:t xml:space="preserve"> </w:t>
      </w:r>
      <w:r w:rsidR="4CC1502D" w:rsidRPr="2C639FC3">
        <w:rPr>
          <w:rFonts w:ascii="Arial" w:eastAsia="Times New Roman" w:hAnsi="Arial" w:cs="Arial"/>
          <w:sz w:val="24"/>
          <w:szCs w:val="24"/>
        </w:rPr>
        <w:t>that target in</w:t>
      </w:r>
      <w:r w:rsidR="4CC1502D" w:rsidRPr="41B0CDB4">
        <w:rPr>
          <w:rFonts w:ascii="Arial" w:eastAsia="Times New Roman" w:hAnsi="Arial" w:cs="Arial"/>
          <w:sz w:val="24"/>
          <w:szCs w:val="24"/>
        </w:rPr>
        <w:t xml:space="preserve"> </w:t>
      </w:r>
      <w:r w:rsidR="7F125C2F" w:rsidRPr="524786F4">
        <w:rPr>
          <w:rFonts w:ascii="Arial" w:eastAsia="Times New Roman" w:hAnsi="Arial" w:cs="Arial"/>
          <w:sz w:val="24"/>
          <w:szCs w:val="24"/>
        </w:rPr>
        <w:t>a little over 12 years</w:t>
      </w:r>
      <w:r w:rsidR="00A05F62">
        <w:rPr>
          <w:rFonts w:ascii="Arial" w:eastAsia="Times New Roman" w:hAnsi="Arial" w:cs="Arial"/>
          <w:sz w:val="24"/>
          <w:szCs w:val="24"/>
        </w:rPr>
        <w:t xml:space="preserve"> </w:t>
      </w:r>
      <w:r w:rsidR="50F1960C" w:rsidRPr="3ADEFD6D">
        <w:rPr>
          <w:rFonts w:ascii="Arial" w:eastAsia="Times New Roman" w:hAnsi="Arial" w:cs="Arial"/>
          <w:sz w:val="24"/>
          <w:szCs w:val="24"/>
        </w:rPr>
        <w:t>-</w:t>
      </w:r>
      <w:r w:rsidR="7F125C2F" w:rsidRPr="524786F4">
        <w:rPr>
          <w:rFonts w:ascii="Arial" w:eastAsia="Times New Roman" w:hAnsi="Arial" w:cs="Arial"/>
          <w:sz w:val="24"/>
          <w:szCs w:val="24"/>
        </w:rPr>
        <w:t xml:space="preserve"> FY2038.</w:t>
      </w:r>
      <w:r w:rsidR="756C5EAD" w:rsidRPr="681FBA8E">
        <w:rPr>
          <w:rFonts w:ascii="Arial" w:eastAsia="Times New Roman" w:hAnsi="Arial" w:cs="Arial"/>
          <w:sz w:val="24"/>
          <w:szCs w:val="24"/>
        </w:rPr>
        <w:t xml:space="preserve"> </w:t>
      </w:r>
    </w:p>
    <w:p w14:paraId="4FE226C5" w14:textId="291CACB1" w:rsidR="00752151" w:rsidRDefault="00752151" w:rsidP="00FF4F15">
      <w:pPr>
        <w:rPr>
          <w:rFonts w:ascii="Arial" w:hAnsi="Arial" w:cs="Arial"/>
          <w:sz w:val="24"/>
          <w:szCs w:val="24"/>
        </w:rPr>
      </w:pPr>
    </w:p>
    <w:p w14:paraId="2C98BA89" w14:textId="4AFE591A" w:rsidR="4E13BCC9" w:rsidRDefault="4E13BCC9" w:rsidP="2FF0A5EC">
      <w:pPr>
        <w:rPr>
          <w:rFonts w:ascii="Arial" w:hAnsi="Arial" w:cs="Arial"/>
          <w:sz w:val="24"/>
          <w:szCs w:val="24"/>
        </w:rPr>
      </w:pPr>
      <w:r w:rsidRPr="4C9411A0">
        <w:rPr>
          <w:rFonts w:ascii="Arial" w:hAnsi="Arial" w:cs="Arial"/>
          <w:sz w:val="24"/>
          <w:szCs w:val="24"/>
        </w:rPr>
        <w:t>Total number of MVP enrollment</w:t>
      </w:r>
      <w:r w:rsidR="009C7932">
        <w:rPr>
          <w:rFonts w:ascii="Arial" w:hAnsi="Arial" w:cs="Arial"/>
          <w:sz w:val="24"/>
          <w:szCs w:val="24"/>
        </w:rPr>
        <w:t xml:space="preserve">, </w:t>
      </w:r>
      <w:r w:rsidRPr="4C9411A0">
        <w:rPr>
          <w:rFonts w:ascii="Arial" w:hAnsi="Arial" w:cs="Arial"/>
          <w:sz w:val="24"/>
          <w:szCs w:val="24"/>
        </w:rPr>
        <w:t>blood specimens collected</w:t>
      </w:r>
      <w:r w:rsidR="009C7932">
        <w:rPr>
          <w:rFonts w:ascii="Arial" w:hAnsi="Arial" w:cs="Arial"/>
          <w:sz w:val="24"/>
          <w:szCs w:val="24"/>
        </w:rPr>
        <w:t>, genotyped and whole genome sequenced</w:t>
      </w:r>
      <w:r w:rsidRPr="4C9411A0">
        <w:rPr>
          <w:rFonts w:ascii="Arial" w:hAnsi="Arial" w:cs="Arial"/>
          <w:sz w:val="24"/>
          <w:szCs w:val="24"/>
        </w:rPr>
        <w:t xml:space="preserve"> </w:t>
      </w:r>
      <w:r w:rsidRPr="12962A6B">
        <w:rPr>
          <w:rFonts w:ascii="Arial" w:hAnsi="Arial" w:cs="Arial"/>
          <w:sz w:val="24"/>
          <w:szCs w:val="24"/>
        </w:rPr>
        <w:t xml:space="preserve">by </w:t>
      </w:r>
      <w:r w:rsidR="00AC17B4">
        <w:rPr>
          <w:rFonts w:ascii="Arial" w:hAnsi="Arial" w:cs="Arial"/>
          <w:sz w:val="24"/>
          <w:szCs w:val="24"/>
        </w:rPr>
        <w:t>fiscal year (FY) are shown in the table below</w:t>
      </w:r>
      <w:r w:rsidR="009C7932">
        <w:rPr>
          <w:rFonts w:ascii="Arial" w:hAnsi="Arial" w:cs="Arial"/>
          <w:sz w:val="24"/>
          <w:szCs w:val="24"/>
        </w:rPr>
        <w:t>.</w:t>
      </w:r>
    </w:p>
    <w:tbl>
      <w:tblPr>
        <w:tblStyle w:val="GridTable4-Accent1"/>
        <w:tblW w:w="9350" w:type="dxa"/>
        <w:tblLook w:val="06A0" w:firstRow="1" w:lastRow="0" w:firstColumn="1" w:lastColumn="0" w:noHBand="1" w:noVBand="1"/>
      </w:tblPr>
      <w:tblGrid>
        <w:gridCol w:w="1259"/>
        <w:gridCol w:w="2273"/>
        <w:gridCol w:w="2138"/>
        <w:gridCol w:w="1840"/>
        <w:gridCol w:w="1840"/>
      </w:tblGrid>
      <w:tr w:rsidR="009F6669" w:rsidRPr="009F6669" w14:paraId="18F1218B" w14:textId="48D4C1AC" w:rsidTr="003E6AB7">
        <w:trPr>
          <w:cnfStyle w:val="100000000000" w:firstRow="1" w:lastRow="0" w:firstColumn="0" w:lastColumn="0" w:oddVBand="0" w:evenVBand="0" w:oddHBand="0" w:evenHBand="0" w:firstRowFirstColumn="0" w:firstRowLastColumn="0" w:lastRowFirstColumn="0" w:lastRowLastColumn="0"/>
          <w:trHeight w:val="633"/>
        </w:trPr>
        <w:tc>
          <w:tcPr>
            <w:cnfStyle w:val="001000000000" w:firstRow="0" w:lastRow="0" w:firstColumn="1" w:lastColumn="0" w:oddVBand="0" w:evenVBand="0" w:oddHBand="0" w:evenHBand="0" w:firstRowFirstColumn="0" w:firstRowLastColumn="0" w:lastRowFirstColumn="0" w:lastRowLastColumn="0"/>
            <w:tcW w:w="1259" w:type="dxa"/>
            <w:hideMark/>
          </w:tcPr>
          <w:p w14:paraId="7F4B96A8" w14:textId="77777777" w:rsidR="009F6669" w:rsidRPr="009F6669" w:rsidRDefault="009F6669" w:rsidP="009F6669">
            <w:pPr>
              <w:spacing w:after="160" w:line="259" w:lineRule="auto"/>
              <w:rPr>
                <w:rFonts w:ascii="Arial" w:hAnsi="Arial" w:cs="Arial"/>
                <w:sz w:val="24"/>
                <w:szCs w:val="24"/>
              </w:rPr>
            </w:pPr>
            <w:r w:rsidRPr="009F6669">
              <w:rPr>
                <w:rFonts w:ascii="Arial" w:hAnsi="Arial" w:cs="Arial"/>
                <w:sz w:val="24"/>
                <w:szCs w:val="24"/>
              </w:rPr>
              <w:t> </w:t>
            </w:r>
          </w:p>
        </w:tc>
        <w:tc>
          <w:tcPr>
            <w:tcW w:w="2273" w:type="dxa"/>
            <w:hideMark/>
          </w:tcPr>
          <w:p w14:paraId="11DFAC23" w14:textId="77777777" w:rsidR="009F6669" w:rsidRPr="009F6669" w:rsidRDefault="009F6669" w:rsidP="009F6669">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b w:val="0"/>
                <w:sz w:val="24"/>
                <w:szCs w:val="24"/>
              </w:rPr>
              <w:t>Total Enrollments</w:t>
            </w:r>
          </w:p>
        </w:tc>
        <w:tc>
          <w:tcPr>
            <w:tcW w:w="2138" w:type="dxa"/>
            <w:hideMark/>
          </w:tcPr>
          <w:p w14:paraId="4CDB6CFE" w14:textId="54465F84" w:rsidR="009F6669" w:rsidRPr="009F6669" w:rsidRDefault="009F6669" w:rsidP="009F6669">
            <w:pPr>
              <w:spacing w:after="160" w:line="259" w:lineRule="auto"/>
              <w:cnfStyle w:val="100000000000" w:firstRow="1"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b w:val="0"/>
                <w:sz w:val="24"/>
                <w:szCs w:val="24"/>
              </w:rPr>
              <w:t>Total Specimens</w:t>
            </w:r>
            <w:r w:rsidR="00ED5BE8">
              <w:rPr>
                <w:rFonts w:ascii="Arial" w:hAnsi="Arial" w:cs="Arial"/>
                <w:b w:val="0"/>
                <w:sz w:val="24"/>
                <w:szCs w:val="24"/>
              </w:rPr>
              <w:t xml:space="preserve"> Collected</w:t>
            </w:r>
          </w:p>
        </w:tc>
        <w:tc>
          <w:tcPr>
            <w:tcW w:w="1840" w:type="dxa"/>
          </w:tcPr>
          <w:p w14:paraId="48F2FDF2" w14:textId="5180A644" w:rsidR="006F438C" w:rsidRPr="009F6669" w:rsidRDefault="00BB02C6" w:rsidP="009F6669">
            <w:pP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Genotyped</w:t>
            </w:r>
            <w:r w:rsidR="00DD702F">
              <w:rPr>
                <w:rFonts w:ascii="Arial" w:hAnsi="Arial" w:cs="Arial"/>
                <w:b w:val="0"/>
                <w:sz w:val="24"/>
                <w:szCs w:val="24"/>
              </w:rPr>
              <w:t xml:space="preserve"> Samples</w:t>
            </w:r>
          </w:p>
        </w:tc>
        <w:tc>
          <w:tcPr>
            <w:tcW w:w="1840" w:type="dxa"/>
          </w:tcPr>
          <w:p w14:paraId="742D9706" w14:textId="261E83D7" w:rsidR="006F438C" w:rsidRPr="009F6669" w:rsidRDefault="00E44C8C" w:rsidP="009F6669">
            <w:pPr>
              <w:cnfStyle w:val="100000000000" w:firstRow="1" w:lastRow="0" w:firstColumn="0" w:lastColumn="0" w:oddVBand="0" w:evenVBand="0" w:oddHBand="0" w:evenHBand="0" w:firstRowFirstColumn="0" w:firstRowLastColumn="0" w:lastRowFirstColumn="0" w:lastRowLastColumn="0"/>
              <w:rPr>
                <w:rFonts w:ascii="Arial" w:hAnsi="Arial" w:cs="Arial"/>
                <w:b w:val="0"/>
                <w:sz w:val="24"/>
                <w:szCs w:val="24"/>
              </w:rPr>
            </w:pPr>
            <w:r>
              <w:rPr>
                <w:rFonts w:ascii="Arial" w:hAnsi="Arial" w:cs="Arial"/>
                <w:b w:val="0"/>
                <w:sz w:val="24"/>
                <w:szCs w:val="24"/>
              </w:rPr>
              <w:t xml:space="preserve">Whole </w:t>
            </w:r>
            <w:r w:rsidR="00DD702F">
              <w:rPr>
                <w:rFonts w:ascii="Arial" w:hAnsi="Arial" w:cs="Arial"/>
                <w:b w:val="0"/>
                <w:sz w:val="24"/>
                <w:szCs w:val="24"/>
              </w:rPr>
              <w:t>Genome Sequencing</w:t>
            </w:r>
          </w:p>
        </w:tc>
      </w:tr>
      <w:tr w:rsidR="009F6669" w:rsidRPr="009F6669" w14:paraId="7956C5DD" w14:textId="210E4CD5" w:rsidTr="003E6AB7">
        <w:trPr>
          <w:trHeight w:val="350"/>
        </w:trPr>
        <w:tc>
          <w:tcPr>
            <w:cnfStyle w:val="001000000000" w:firstRow="0" w:lastRow="0" w:firstColumn="1" w:lastColumn="0" w:oddVBand="0" w:evenVBand="0" w:oddHBand="0" w:evenHBand="0" w:firstRowFirstColumn="0" w:firstRowLastColumn="0" w:lastRowFirstColumn="0" w:lastRowLastColumn="0"/>
            <w:tcW w:w="1259" w:type="dxa"/>
            <w:hideMark/>
          </w:tcPr>
          <w:p w14:paraId="75A0A018" w14:textId="77777777" w:rsidR="009F6669" w:rsidRPr="009F6669" w:rsidRDefault="009F6669" w:rsidP="009F6669">
            <w:pPr>
              <w:spacing w:after="160" w:line="259" w:lineRule="auto"/>
              <w:rPr>
                <w:rFonts w:ascii="Arial" w:hAnsi="Arial" w:cs="Arial"/>
                <w:sz w:val="24"/>
                <w:szCs w:val="24"/>
              </w:rPr>
            </w:pPr>
            <w:r w:rsidRPr="009F6669">
              <w:rPr>
                <w:rFonts w:ascii="Arial" w:hAnsi="Arial" w:cs="Arial"/>
                <w:sz w:val="24"/>
                <w:szCs w:val="24"/>
              </w:rPr>
              <w:t>FY11</w:t>
            </w:r>
          </w:p>
        </w:tc>
        <w:tc>
          <w:tcPr>
            <w:tcW w:w="2273" w:type="dxa"/>
            <w:hideMark/>
          </w:tcPr>
          <w:p w14:paraId="2E2AA750"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7,083</w:t>
            </w:r>
          </w:p>
        </w:tc>
        <w:tc>
          <w:tcPr>
            <w:tcW w:w="2138" w:type="dxa"/>
            <w:hideMark/>
          </w:tcPr>
          <w:p w14:paraId="356185CC"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7,056</w:t>
            </w:r>
          </w:p>
        </w:tc>
        <w:tc>
          <w:tcPr>
            <w:tcW w:w="1840" w:type="dxa"/>
          </w:tcPr>
          <w:p w14:paraId="46F855F6" w14:textId="4AA6EAD9" w:rsidR="006F438C" w:rsidRPr="009F6669" w:rsidRDefault="00BB02C6"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w:t>
            </w:r>
          </w:p>
        </w:tc>
        <w:tc>
          <w:tcPr>
            <w:tcW w:w="1840" w:type="dxa"/>
          </w:tcPr>
          <w:p w14:paraId="3CB54A63" w14:textId="43B85A48" w:rsidR="006F438C" w:rsidRPr="009F6669" w:rsidRDefault="009628D2"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w:t>
            </w:r>
          </w:p>
        </w:tc>
      </w:tr>
      <w:tr w:rsidR="009F6669" w:rsidRPr="009F6669" w14:paraId="7914DCE2" w14:textId="023EA3F5" w:rsidTr="003E6AB7">
        <w:trPr>
          <w:trHeight w:val="350"/>
        </w:trPr>
        <w:tc>
          <w:tcPr>
            <w:cnfStyle w:val="001000000000" w:firstRow="0" w:lastRow="0" w:firstColumn="1" w:lastColumn="0" w:oddVBand="0" w:evenVBand="0" w:oddHBand="0" w:evenHBand="0" w:firstRowFirstColumn="0" w:firstRowLastColumn="0" w:lastRowFirstColumn="0" w:lastRowLastColumn="0"/>
            <w:tcW w:w="1259" w:type="dxa"/>
            <w:hideMark/>
          </w:tcPr>
          <w:p w14:paraId="10F19890" w14:textId="77777777" w:rsidR="009F6669" w:rsidRPr="009F6669" w:rsidRDefault="009F6669" w:rsidP="009F6669">
            <w:pPr>
              <w:spacing w:after="160" w:line="259" w:lineRule="auto"/>
              <w:rPr>
                <w:rFonts w:ascii="Arial" w:hAnsi="Arial" w:cs="Arial"/>
                <w:sz w:val="24"/>
                <w:szCs w:val="24"/>
              </w:rPr>
            </w:pPr>
            <w:r w:rsidRPr="009F6669">
              <w:rPr>
                <w:rFonts w:ascii="Arial" w:hAnsi="Arial" w:cs="Arial"/>
                <w:sz w:val="24"/>
                <w:szCs w:val="24"/>
              </w:rPr>
              <w:t>FY12</w:t>
            </w:r>
          </w:p>
        </w:tc>
        <w:tc>
          <w:tcPr>
            <w:tcW w:w="2273" w:type="dxa"/>
            <w:hideMark/>
          </w:tcPr>
          <w:p w14:paraId="1F7687BC"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87,998</w:t>
            </w:r>
          </w:p>
        </w:tc>
        <w:tc>
          <w:tcPr>
            <w:tcW w:w="2138" w:type="dxa"/>
            <w:hideMark/>
          </w:tcPr>
          <w:p w14:paraId="2141EC59"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87,532</w:t>
            </w:r>
          </w:p>
        </w:tc>
        <w:tc>
          <w:tcPr>
            <w:tcW w:w="1840" w:type="dxa"/>
          </w:tcPr>
          <w:p w14:paraId="1947F416" w14:textId="008C6938" w:rsidR="006F438C" w:rsidRPr="009F6669" w:rsidRDefault="00BB02C6"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w:t>
            </w:r>
          </w:p>
        </w:tc>
        <w:tc>
          <w:tcPr>
            <w:tcW w:w="1840" w:type="dxa"/>
          </w:tcPr>
          <w:p w14:paraId="61F6E698" w14:textId="126C6403" w:rsidR="006F438C" w:rsidRPr="009F6669" w:rsidRDefault="009628D2"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w:t>
            </w:r>
          </w:p>
        </w:tc>
      </w:tr>
      <w:tr w:rsidR="009F6669" w:rsidRPr="009F6669" w14:paraId="35500720" w14:textId="7FF9A3FC" w:rsidTr="003E6AB7">
        <w:trPr>
          <w:trHeight w:val="350"/>
        </w:trPr>
        <w:tc>
          <w:tcPr>
            <w:cnfStyle w:val="001000000000" w:firstRow="0" w:lastRow="0" w:firstColumn="1" w:lastColumn="0" w:oddVBand="0" w:evenVBand="0" w:oddHBand="0" w:evenHBand="0" w:firstRowFirstColumn="0" w:firstRowLastColumn="0" w:lastRowFirstColumn="0" w:lastRowLastColumn="0"/>
            <w:tcW w:w="1259" w:type="dxa"/>
            <w:hideMark/>
          </w:tcPr>
          <w:p w14:paraId="306AC00A" w14:textId="77777777" w:rsidR="009F6669" w:rsidRPr="009F6669" w:rsidRDefault="009F6669" w:rsidP="009F6669">
            <w:pPr>
              <w:spacing w:after="160" w:line="259" w:lineRule="auto"/>
              <w:rPr>
                <w:rFonts w:ascii="Arial" w:hAnsi="Arial" w:cs="Arial"/>
                <w:sz w:val="24"/>
                <w:szCs w:val="24"/>
              </w:rPr>
            </w:pPr>
            <w:r w:rsidRPr="009F6669">
              <w:rPr>
                <w:rFonts w:ascii="Arial" w:hAnsi="Arial" w:cs="Arial"/>
                <w:sz w:val="24"/>
                <w:szCs w:val="24"/>
              </w:rPr>
              <w:t>FY13</w:t>
            </w:r>
          </w:p>
        </w:tc>
        <w:tc>
          <w:tcPr>
            <w:tcW w:w="2273" w:type="dxa"/>
            <w:hideMark/>
          </w:tcPr>
          <w:p w14:paraId="0A5615E1"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112,268</w:t>
            </w:r>
          </w:p>
        </w:tc>
        <w:tc>
          <w:tcPr>
            <w:tcW w:w="2138" w:type="dxa"/>
            <w:hideMark/>
          </w:tcPr>
          <w:p w14:paraId="23920ED7"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111,089</w:t>
            </w:r>
          </w:p>
        </w:tc>
        <w:tc>
          <w:tcPr>
            <w:tcW w:w="1840" w:type="dxa"/>
          </w:tcPr>
          <w:p w14:paraId="16B9ABE1" w14:textId="25AD296A" w:rsidR="006F438C" w:rsidRPr="009F6669" w:rsidRDefault="00BB02C6"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w:t>
            </w:r>
          </w:p>
        </w:tc>
        <w:tc>
          <w:tcPr>
            <w:tcW w:w="1840" w:type="dxa"/>
          </w:tcPr>
          <w:p w14:paraId="53035FC2" w14:textId="6345711F" w:rsidR="006F438C" w:rsidRPr="009F6669" w:rsidRDefault="009628D2"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w:t>
            </w:r>
          </w:p>
        </w:tc>
      </w:tr>
      <w:tr w:rsidR="009F6669" w:rsidRPr="009F6669" w14:paraId="36E6CDA6" w14:textId="0AA5554B" w:rsidTr="003E6AB7">
        <w:trPr>
          <w:trHeight w:val="350"/>
        </w:trPr>
        <w:tc>
          <w:tcPr>
            <w:cnfStyle w:val="001000000000" w:firstRow="0" w:lastRow="0" w:firstColumn="1" w:lastColumn="0" w:oddVBand="0" w:evenVBand="0" w:oddHBand="0" w:evenHBand="0" w:firstRowFirstColumn="0" w:firstRowLastColumn="0" w:lastRowFirstColumn="0" w:lastRowLastColumn="0"/>
            <w:tcW w:w="1259" w:type="dxa"/>
            <w:hideMark/>
          </w:tcPr>
          <w:p w14:paraId="5A2E393B" w14:textId="4A733051" w:rsidR="009F6669" w:rsidRPr="009F6669" w:rsidRDefault="003E6AB7" w:rsidP="009F6669">
            <w:pPr>
              <w:spacing w:after="160" w:line="259" w:lineRule="auto"/>
              <w:rPr>
                <w:rFonts w:ascii="Arial" w:hAnsi="Arial" w:cs="Arial"/>
                <w:sz w:val="24"/>
                <w:szCs w:val="24"/>
              </w:rPr>
            </w:pPr>
            <w:proofErr w:type="gramStart"/>
            <w:r>
              <w:rPr>
                <w:rFonts w:ascii="Arial" w:hAnsi="Arial" w:cs="Arial"/>
                <w:sz w:val="24"/>
                <w:szCs w:val="24"/>
              </w:rPr>
              <w:t>,</w:t>
            </w:r>
            <w:r w:rsidR="009F6669" w:rsidRPr="009F6669">
              <w:rPr>
                <w:rFonts w:ascii="Arial" w:hAnsi="Arial" w:cs="Arial"/>
                <w:sz w:val="24"/>
                <w:szCs w:val="24"/>
              </w:rPr>
              <w:t>FY</w:t>
            </w:r>
            <w:proofErr w:type="gramEnd"/>
            <w:r w:rsidR="009F6669" w:rsidRPr="009F6669">
              <w:rPr>
                <w:rFonts w:ascii="Arial" w:hAnsi="Arial" w:cs="Arial"/>
                <w:sz w:val="24"/>
                <w:szCs w:val="24"/>
              </w:rPr>
              <w:t>14</w:t>
            </w:r>
          </w:p>
        </w:tc>
        <w:tc>
          <w:tcPr>
            <w:tcW w:w="2273" w:type="dxa"/>
            <w:hideMark/>
          </w:tcPr>
          <w:p w14:paraId="3A5667C6"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105,446</w:t>
            </w:r>
          </w:p>
        </w:tc>
        <w:tc>
          <w:tcPr>
            <w:tcW w:w="2138" w:type="dxa"/>
            <w:hideMark/>
          </w:tcPr>
          <w:p w14:paraId="1FD7DA84"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104,605</w:t>
            </w:r>
          </w:p>
        </w:tc>
        <w:tc>
          <w:tcPr>
            <w:tcW w:w="1840" w:type="dxa"/>
          </w:tcPr>
          <w:p w14:paraId="5162D084" w14:textId="1BD2A36F" w:rsidR="006F438C" w:rsidRPr="009F6669" w:rsidRDefault="0079501F"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5495">
              <w:rPr>
                <w:rFonts w:ascii="Arial" w:hAnsi="Arial" w:cs="Arial"/>
                <w:color w:val="000000"/>
                <w:sz w:val="24"/>
                <w:szCs w:val="24"/>
              </w:rPr>
              <w:t>207</w:t>
            </w:r>
            <w:r w:rsidR="003E6AB7">
              <w:rPr>
                <w:rFonts w:ascii="Arial" w:hAnsi="Arial" w:cs="Arial"/>
                <w:color w:val="000000"/>
                <w:sz w:val="24"/>
                <w:szCs w:val="24"/>
              </w:rPr>
              <w:t>,</w:t>
            </w:r>
            <w:r w:rsidRPr="00AF5495">
              <w:rPr>
                <w:rFonts w:ascii="Arial" w:hAnsi="Arial" w:cs="Arial"/>
                <w:color w:val="000000"/>
                <w:sz w:val="24"/>
                <w:szCs w:val="24"/>
              </w:rPr>
              <w:t>806</w:t>
            </w:r>
          </w:p>
        </w:tc>
        <w:tc>
          <w:tcPr>
            <w:tcW w:w="1840" w:type="dxa"/>
          </w:tcPr>
          <w:p w14:paraId="0F28751C" w14:textId="7A11AEA4" w:rsidR="006F438C" w:rsidRPr="009F6669" w:rsidRDefault="009628D2"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Pr>
                <w:rFonts w:ascii="Arial" w:hAnsi="Arial" w:cs="Arial"/>
                <w:sz w:val="24"/>
                <w:szCs w:val="24"/>
              </w:rPr>
              <w:t>-</w:t>
            </w:r>
          </w:p>
        </w:tc>
      </w:tr>
      <w:tr w:rsidR="009F6669" w:rsidRPr="009F6669" w14:paraId="1958E82C" w14:textId="6C92939B" w:rsidTr="003E6AB7">
        <w:trPr>
          <w:trHeight w:val="350"/>
        </w:trPr>
        <w:tc>
          <w:tcPr>
            <w:cnfStyle w:val="001000000000" w:firstRow="0" w:lastRow="0" w:firstColumn="1" w:lastColumn="0" w:oddVBand="0" w:evenVBand="0" w:oddHBand="0" w:evenHBand="0" w:firstRowFirstColumn="0" w:firstRowLastColumn="0" w:lastRowFirstColumn="0" w:lastRowLastColumn="0"/>
            <w:tcW w:w="1259" w:type="dxa"/>
            <w:hideMark/>
          </w:tcPr>
          <w:p w14:paraId="4F6C2F06" w14:textId="77777777" w:rsidR="009F6669" w:rsidRPr="009F6669" w:rsidRDefault="009F6669" w:rsidP="009F6669">
            <w:pPr>
              <w:spacing w:after="160" w:line="259" w:lineRule="auto"/>
              <w:rPr>
                <w:rFonts w:ascii="Arial" w:hAnsi="Arial" w:cs="Arial"/>
                <w:sz w:val="24"/>
                <w:szCs w:val="24"/>
              </w:rPr>
            </w:pPr>
            <w:r w:rsidRPr="009F6669">
              <w:rPr>
                <w:rFonts w:ascii="Arial" w:hAnsi="Arial" w:cs="Arial"/>
                <w:sz w:val="24"/>
                <w:szCs w:val="24"/>
              </w:rPr>
              <w:t>FY15</w:t>
            </w:r>
          </w:p>
        </w:tc>
        <w:tc>
          <w:tcPr>
            <w:tcW w:w="2273" w:type="dxa"/>
            <w:hideMark/>
          </w:tcPr>
          <w:p w14:paraId="0454CB3B"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103,252</w:t>
            </w:r>
          </w:p>
        </w:tc>
        <w:tc>
          <w:tcPr>
            <w:tcW w:w="2138" w:type="dxa"/>
            <w:hideMark/>
          </w:tcPr>
          <w:p w14:paraId="440545F0"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102,528</w:t>
            </w:r>
          </w:p>
        </w:tc>
        <w:tc>
          <w:tcPr>
            <w:tcW w:w="1840" w:type="dxa"/>
          </w:tcPr>
          <w:p w14:paraId="2529AF71" w14:textId="7AD4A2B7" w:rsidR="006F438C" w:rsidRPr="009F6669" w:rsidRDefault="00E44C8C"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5495">
              <w:rPr>
                <w:rFonts w:ascii="Arial" w:hAnsi="Arial" w:cs="Arial"/>
                <w:color w:val="000000"/>
                <w:sz w:val="24"/>
                <w:szCs w:val="24"/>
              </w:rPr>
              <w:t>197</w:t>
            </w:r>
            <w:r w:rsidR="003E6AB7">
              <w:rPr>
                <w:rFonts w:ascii="Arial" w:hAnsi="Arial" w:cs="Arial"/>
                <w:color w:val="000000"/>
                <w:sz w:val="24"/>
                <w:szCs w:val="24"/>
              </w:rPr>
              <w:t>,</w:t>
            </w:r>
            <w:r w:rsidRPr="00AF5495">
              <w:rPr>
                <w:rFonts w:ascii="Arial" w:hAnsi="Arial" w:cs="Arial"/>
                <w:color w:val="000000"/>
                <w:sz w:val="24"/>
                <w:szCs w:val="24"/>
              </w:rPr>
              <w:t>709</w:t>
            </w:r>
          </w:p>
        </w:tc>
        <w:tc>
          <w:tcPr>
            <w:tcW w:w="1840" w:type="dxa"/>
          </w:tcPr>
          <w:p w14:paraId="445BEB2F" w14:textId="1099CCCB" w:rsidR="006F438C" w:rsidRPr="009F6669" w:rsidRDefault="00E44C8C"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5495">
              <w:rPr>
                <w:rFonts w:ascii="Arial" w:hAnsi="Arial" w:cs="Arial"/>
                <w:color w:val="000000"/>
                <w:sz w:val="24"/>
                <w:szCs w:val="24"/>
              </w:rPr>
              <w:t>129</w:t>
            </w:r>
          </w:p>
        </w:tc>
      </w:tr>
      <w:tr w:rsidR="009F6669" w:rsidRPr="009F6669" w14:paraId="20BABAC0" w14:textId="573CDD3A" w:rsidTr="003E6AB7">
        <w:trPr>
          <w:trHeight w:val="350"/>
        </w:trPr>
        <w:tc>
          <w:tcPr>
            <w:cnfStyle w:val="001000000000" w:firstRow="0" w:lastRow="0" w:firstColumn="1" w:lastColumn="0" w:oddVBand="0" w:evenVBand="0" w:oddHBand="0" w:evenHBand="0" w:firstRowFirstColumn="0" w:firstRowLastColumn="0" w:lastRowFirstColumn="0" w:lastRowLastColumn="0"/>
            <w:tcW w:w="1259" w:type="dxa"/>
            <w:hideMark/>
          </w:tcPr>
          <w:p w14:paraId="02CFAD9D" w14:textId="77777777" w:rsidR="009F6669" w:rsidRPr="009F6669" w:rsidRDefault="009F6669" w:rsidP="009F6669">
            <w:pPr>
              <w:spacing w:after="160" w:line="259" w:lineRule="auto"/>
              <w:rPr>
                <w:rFonts w:ascii="Arial" w:hAnsi="Arial" w:cs="Arial"/>
                <w:sz w:val="24"/>
                <w:szCs w:val="24"/>
              </w:rPr>
            </w:pPr>
            <w:r w:rsidRPr="009F6669">
              <w:rPr>
                <w:rFonts w:ascii="Arial" w:hAnsi="Arial" w:cs="Arial"/>
                <w:sz w:val="24"/>
                <w:szCs w:val="24"/>
              </w:rPr>
              <w:t>FY16</w:t>
            </w:r>
          </w:p>
        </w:tc>
        <w:tc>
          <w:tcPr>
            <w:tcW w:w="2273" w:type="dxa"/>
            <w:hideMark/>
          </w:tcPr>
          <w:p w14:paraId="74441A67"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99,763</w:t>
            </w:r>
          </w:p>
        </w:tc>
        <w:tc>
          <w:tcPr>
            <w:tcW w:w="2138" w:type="dxa"/>
            <w:hideMark/>
          </w:tcPr>
          <w:p w14:paraId="73B5CE5D"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95,929</w:t>
            </w:r>
          </w:p>
        </w:tc>
        <w:tc>
          <w:tcPr>
            <w:tcW w:w="1840" w:type="dxa"/>
          </w:tcPr>
          <w:p w14:paraId="5B3816D5" w14:textId="3E344378" w:rsidR="006F438C" w:rsidRPr="009F6669" w:rsidRDefault="00E44C8C"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5495">
              <w:rPr>
                <w:rFonts w:ascii="Arial" w:hAnsi="Arial" w:cs="Arial"/>
                <w:color w:val="000000"/>
                <w:sz w:val="24"/>
                <w:szCs w:val="24"/>
              </w:rPr>
              <w:t>107</w:t>
            </w:r>
            <w:r w:rsidR="009C7932">
              <w:rPr>
                <w:rFonts w:ascii="Arial" w:hAnsi="Arial" w:cs="Arial"/>
                <w:color w:val="000000"/>
                <w:sz w:val="24"/>
                <w:szCs w:val="24"/>
              </w:rPr>
              <w:t>,</w:t>
            </w:r>
            <w:r w:rsidRPr="00AF5495">
              <w:rPr>
                <w:rFonts w:ascii="Arial" w:hAnsi="Arial" w:cs="Arial"/>
                <w:color w:val="000000"/>
                <w:sz w:val="24"/>
                <w:szCs w:val="24"/>
              </w:rPr>
              <w:t>161</w:t>
            </w:r>
          </w:p>
        </w:tc>
        <w:tc>
          <w:tcPr>
            <w:tcW w:w="1840" w:type="dxa"/>
          </w:tcPr>
          <w:p w14:paraId="5A18F103" w14:textId="775251B3" w:rsidR="006F438C" w:rsidRPr="009F6669" w:rsidRDefault="00E44C8C"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5495">
              <w:rPr>
                <w:rFonts w:ascii="Arial" w:hAnsi="Arial" w:cs="Arial"/>
                <w:color w:val="000000"/>
                <w:sz w:val="24"/>
                <w:szCs w:val="24"/>
              </w:rPr>
              <w:t>106</w:t>
            </w:r>
          </w:p>
        </w:tc>
      </w:tr>
      <w:tr w:rsidR="009F6669" w:rsidRPr="009F6669" w14:paraId="15A6DC2E" w14:textId="281FA0C6" w:rsidTr="003E6AB7">
        <w:trPr>
          <w:trHeight w:val="350"/>
        </w:trPr>
        <w:tc>
          <w:tcPr>
            <w:cnfStyle w:val="001000000000" w:firstRow="0" w:lastRow="0" w:firstColumn="1" w:lastColumn="0" w:oddVBand="0" w:evenVBand="0" w:oddHBand="0" w:evenHBand="0" w:firstRowFirstColumn="0" w:firstRowLastColumn="0" w:lastRowFirstColumn="0" w:lastRowLastColumn="0"/>
            <w:tcW w:w="1259" w:type="dxa"/>
            <w:hideMark/>
          </w:tcPr>
          <w:p w14:paraId="369B200F" w14:textId="77777777" w:rsidR="009F6669" w:rsidRPr="009F6669" w:rsidRDefault="009F6669" w:rsidP="009F6669">
            <w:pPr>
              <w:spacing w:after="160" w:line="259" w:lineRule="auto"/>
              <w:rPr>
                <w:rFonts w:ascii="Arial" w:hAnsi="Arial" w:cs="Arial"/>
                <w:sz w:val="24"/>
                <w:szCs w:val="24"/>
              </w:rPr>
            </w:pPr>
            <w:r w:rsidRPr="009F6669">
              <w:rPr>
                <w:rFonts w:ascii="Arial" w:hAnsi="Arial" w:cs="Arial"/>
                <w:sz w:val="24"/>
                <w:szCs w:val="24"/>
              </w:rPr>
              <w:lastRenderedPageBreak/>
              <w:t>FY17</w:t>
            </w:r>
          </w:p>
        </w:tc>
        <w:tc>
          <w:tcPr>
            <w:tcW w:w="2273" w:type="dxa"/>
            <w:hideMark/>
          </w:tcPr>
          <w:p w14:paraId="78299DC9"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90,344</w:t>
            </w:r>
          </w:p>
        </w:tc>
        <w:tc>
          <w:tcPr>
            <w:tcW w:w="2138" w:type="dxa"/>
            <w:hideMark/>
          </w:tcPr>
          <w:p w14:paraId="6F972D04"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89,058</w:t>
            </w:r>
          </w:p>
        </w:tc>
        <w:tc>
          <w:tcPr>
            <w:tcW w:w="1840" w:type="dxa"/>
          </w:tcPr>
          <w:p w14:paraId="27590943" w14:textId="760D2E3A" w:rsidR="006F438C" w:rsidRPr="009F6669" w:rsidRDefault="00E44C8C"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5495">
              <w:rPr>
                <w:rFonts w:ascii="Arial" w:hAnsi="Arial" w:cs="Arial"/>
                <w:color w:val="000000"/>
                <w:sz w:val="24"/>
                <w:szCs w:val="24"/>
              </w:rPr>
              <w:t>86</w:t>
            </w:r>
            <w:r w:rsidR="009C7932">
              <w:rPr>
                <w:rFonts w:ascii="Arial" w:hAnsi="Arial" w:cs="Arial"/>
                <w:color w:val="000000"/>
                <w:sz w:val="24"/>
                <w:szCs w:val="24"/>
              </w:rPr>
              <w:t>,</w:t>
            </w:r>
            <w:r w:rsidRPr="00AF5495">
              <w:rPr>
                <w:rFonts w:ascii="Arial" w:hAnsi="Arial" w:cs="Arial"/>
                <w:color w:val="000000"/>
                <w:sz w:val="24"/>
                <w:szCs w:val="24"/>
              </w:rPr>
              <w:t>456</w:t>
            </w:r>
          </w:p>
        </w:tc>
        <w:tc>
          <w:tcPr>
            <w:tcW w:w="1840" w:type="dxa"/>
          </w:tcPr>
          <w:p w14:paraId="31B066D6" w14:textId="21611804" w:rsidR="006F438C" w:rsidRPr="009F6669" w:rsidRDefault="00E44C8C"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5495">
              <w:rPr>
                <w:rFonts w:ascii="Arial" w:hAnsi="Arial" w:cs="Arial"/>
                <w:color w:val="000000"/>
                <w:sz w:val="24"/>
                <w:szCs w:val="24"/>
              </w:rPr>
              <w:t>3</w:t>
            </w:r>
            <w:r w:rsidR="009C7932">
              <w:rPr>
                <w:rFonts w:ascii="Arial" w:hAnsi="Arial" w:cs="Arial"/>
                <w:color w:val="000000"/>
                <w:sz w:val="24"/>
                <w:szCs w:val="24"/>
              </w:rPr>
              <w:t>,</w:t>
            </w:r>
            <w:r w:rsidRPr="00AF5495">
              <w:rPr>
                <w:rFonts w:ascii="Arial" w:hAnsi="Arial" w:cs="Arial"/>
                <w:color w:val="000000"/>
                <w:sz w:val="24"/>
                <w:szCs w:val="24"/>
              </w:rPr>
              <w:t>154</w:t>
            </w:r>
          </w:p>
        </w:tc>
      </w:tr>
      <w:tr w:rsidR="009F6669" w:rsidRPr="009F6669" w14:paraId="2111EF5C" w14:textId="6A2F8848" w:rsidTr="003E6AB7">
        <w:trPr>
          <w:trHeight w:val="350"/>
        </w:trPr>
        <w:tc>
          <w:tcPr>
            <w:cnfStyle w:val="001000000000" w:firstRow="0" w:lastRow="0" w:firstColumn="1" w:lastColumn="0" w:oddVBand="0" w:evenVBand="0" w:oddHBand="0" w:evenHBand="0" w:firstRowFirstColumn="0" w:firstRowLastColumn="0" w:lastRowFirstColumn="0" w:lastRowLastColumn="0"/>
            <w:tcW w:w="1259" w:type="dxa"/>
            <w:hideMark/>
          </w:tcPr>
          <w:p w14:paraId="3D598F94" w14:textId="77777777" w:rsidR="009F6669" w:rsidRPr="009F6669" w:rsidRDefault="009F6669" w:rsidP="009F6669">
            <w:pPr>
              <w:spacing w:after="160" w:line="259" w:lineRule="auto"/>
              <w:rPr>
                <w:rFonts w:ascii="Arial" w:hAnsi="Arial" w:cs="Arial"/>
                <w:sz w:val="24"/>
                <w:szCs w:val="24"/>
              </w:rPr>
            </w:pPr>
            <w:r w:rsidRPr="009F6669">
              <w:rPr>
                <w:rFonts w:ascii="Arial" w:hAnsi="Arial" w:cs="Arial"/>
                <w:sz w:val="24"/>
                <w:szCs w:val="24"/>
              </w:rPr>
              <w:t>FY18</w:t>
            </w:r>
          </w:p>
        </w:tc>
        <w:tc>
          <w:tcPr>
            <w:tcW w:w="2273" w:type="dxa"/>
            <w:hideMark/>
          </w:tcPr>
          <w:p w14:paraId="2FE5E374"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96,854</w:t>
            </w:r>
          </w:p>
        </w:tc>
        <w:tc>
          <w:tcPr>
            <w:tcW w:w="2138" w:type="dxa"/>
            <w:hideMark/>
          </w:tcPr>
          <w:p w14:paraId="2153A5F2"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93,525</w:t>
            </w:r>
          </w:p>
        </w:tc>
        <w:tc>
          <w:tcPr>
            <w:tcW w:w="1840" w:type="dxa"/>
          </w:tcPr>
          <w:p w14:paraId="4B925DEC" w14:textId="72B36CE4" w:rsidR="006F438C" w:rsidRPr="009F6669" w:rsidRDefault="00E44C8C"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5495">
              <w:rPr>
                <w:rFonts w:ascii="Arial" w:hAnsi="Arial" w:cs="Arial"/>
                <w:color w:val="000000"/>
                <w:sz w:val="24"/>
                <w:szCs w:val="24"/>
              </w:rPr>
              <w:t>77</w:t>
            </w:r>
            <w:r w:rsidR="009C7932">
              <w:rPr>
                <w:rFonts w:ascii="Arial" w:hAnsi="Arial" w:cs="Arial"/>
                <w:color w:val="000000"/>
                <w:sz w:val="24"/>
                <w:szCs w:val="24"/>
              </w:rPr>
              <w:t>,</w:t>
            </w:r>
            <w:r w:rsidRPr="00AF5495">
              <w:rPr>
                <w:rFonts w:ascii="Arial" w:hAnsi="Arial" w:cs="Arial"/>
                <w:color w:val="000000"/>
                <w:sz w:val="24"/>
                <w:szCs w:val="24"/>
              </w:rPr>
              <w:t>989</w:t>
            </w:r>
          </w:p>
        </w:tc>
        <w:tc>
          <w:tcPr>
            <w:tcW w:w="1840" w:type="dxa"/>
          </w:tcPr>
          <w:p w14:paraId="0530562B" w14:textId="1A811A7A" w:rsidR="006F438C" w:rsidRPr="009F6669" w:rsidRDefault="00E44C8C"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5495">
              <w:rPr>
                <w:rFonts w:ascii="Arial" w:hAnsi="Arial" w:cs="Arial"/>
                <w:color w:val="000000"/>
                <w:sz w:val="24"/>
                <w:szCs w:val="24"/>
              </w:rPr>
              <w:t>9</w:t>
            </w:r>
            <w:r w:rsidR="009C7932">
              <w:rPr>
                <w:rFonts w:ascii="Arial" w:hAnsi="Arial" w:cs="Arial"/>
                <w:color w:val="000000"/>
                <w:sz w:val="24"/>
                <w:szCs w:val="24"/>
              </w:rPr>
              <w:t>,</w:t>
            </w:r>
            <w:r w:rsidRPr="00AF5495">
              <w:rPr>
                <w:rFonts w:ascii="Arial" w:hAnsi="Arial" w:cs="Arial"/>
                <w:color w:val="000000"/>
                <w:sz w:val="24"/>
                <w:szCs w:val="24"/>
              </w:rPr>
              <w:t>240</w:t>
            </w:r>
          </w:p>
        </w:tc>
      </w:tr>
      <w:tr w:rsidR="009F6669" w:rsidRPr="009F6669" w14:paraId="5B6181BB" w14:textId="791056DB" w:rsidTr="003E6AB7">
        <w:trPr>
          <w:trHeight w:val="350"/>
        </w:trPr>
        <w:tc>
          <w:tcPr>
            <w:cnfStyle w:val="001000000000" w:firstRow="0" w:lastRow="0" w:firstColumn="1" w:lastColumn="0" w:oddVBand="0" w:evenVBand="0" w:oddHBand="0" w:evenHBand="0" w:firstRowFirstColumn="0" w:firstRowLastColumn="0" w:lastRowFirstColumn="0" w:lastRowLastColumn="0"/>
            <w:tcW w:w="1259" w:type="dxa"/>
            <w:hideMark/>
          </w:tcPr>
          <w:p w14:paraId="481869F9" w14:textId="77777777" w:rsidR="009F6669" w:rsidRPr="009F6669" w:rsidRDefault="009F6669" w:rsidP="009F6669">
            <w:pPr>
              <w:spacing w:after="160" w:line="259" w:lineRule="auto"/>
              <w:rPr>
                <w:rFonts w:ascii="Arial" w:hAnsi="Arial" w:cs="Arial"/>
                <w:sz w:val="24"/>
                <w:szCs w:val="24"/>
              </w:rPr>
            </w:pPr>
            <w:r w:rsidRPr="009F6669">
              <w:rPr>
                <w:rFonts w:ascii="Arial" w:hAnsi="Arial" w:cs="Arial"/>
                <w:sz w:val="24"/>
                <w:szCs w:val="24"/>
              </w:rPr>
              <w:t>FY19</w:t>
            </w:r>
          </w:p>
        </w:tc>
        <w:tc>
          <w:tcPr>
            <w:tcW w:w="2273" w:type="dxa"/>
            <w:hideMark/>
          </w:tcPr>
          <w:p w14:paraId="6BA64F38"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88,002</w:t>
            </w:r>
          </w:p>
        </w:tc>
        <w:tc>
          <w:tcPr>
            <w:tcW w:w="2138" w:type="dxa"/>
            <w:hideMark/>
          </w:tcPr>
          <w:p w14:paraId="663A0869"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84,607</w:t>
            </w:r>
          </w:p>
        </w:tc>
        <w:tc>
          <w:tcPr>
            <w:tcW w:w="1840" w:type="dxa"/>
          </w:tcPr>
          <w:p w14:paraId="377DE2B7" w14:textId="6865508D" w:rsidR="006F438C" w:rsidRPr="009F6669" w:rsidRDefault="00E44C8C"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5495">
              <w:rPr>
                <w:rFonts w:ascii="Arial" w:hAnsi="Arial" w:cs="Arial"/>
                <w:color w:val="000000"/>
                <w:sz w:val="24"/>
                <w:szCs w:val="24"/>
              </w:rPr>
              <w:t>83</w:t>
            </w:r>
            <w:r w:rsidR="009C7932">
              <w:rPr>
                <w:rFonts w:ascii="Arial" w:hAnsi="Arial" w:cs="Arial"/>
                <w:color w:val="000000"/>
                <w:sz w:val="24"/>
                <w:szCs w:val="24"/>
              </w:rPr>
              <w:t>,</w:t>
            </w:r>
            <w:r w:rsidRPr="00AF5495">
              <w:rPr>
                <w:rFonts w:ascii="Arial" w:hAnsi="Arial" w:cs="Arial"/>
                <w:color w:val="000000"/>
                <w:sz w:val="24"/>
                <w:szCs w:val="24"/>
              </w:rPr>
              <w:t>444</w:t>
            </w:r>
          </w:p>
        </w:tc>
        <w:tc>
          <w:tcPr>
            <w:tcW w:w="1840" w:type="dxa"/>
          </w:tcPr>
          <w:p w14:paraId="7DBC2A38" w14:textId="65E17F8D" w:rsidR="006F438C" w:rsidRPr="009F6669" w:rsidRDefault="00E44C8C"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5495">
              <w:rPr>
                <w:rFonts w:ascii="Arial" w:hAnsi="Arial" w:cs="Arial"/>
                <w:color w:val="000000"/>
                <w:sz w:val="24"/>
                <w:szCs w:val="24"/>
              </w:rPr>
              <w:t>63</w:t>
            </w:r>
            <w:r w:rsidR="009C7932">
              <w:rPr>
                <w:rFonts w:ascii="Arial" w:hAnsi="Arial" w:cs="Arial"/>
                <w:color w:val="000000"/>
                <w:sz w:val="24"/>
                <w:szCs w:val="24"/>
              </w:rPr>
              <w:t>,</w:t>
            </w:r>
            <w:r w:rsidRPr="00AF5495">
              <w:rPr>
                <w:rFonts w:ascii="Arial" w:hAnsi="Arial" w:cs="Arial"/>
                <w:color w:val="000000"/>
                <w:sz w:val="24"/>
                <w:szCs w:val="24"/>
              </w:rPr>
              <w:t>520</w:t>
            </w:r>
          </w:p>
        </w:tc>
      </w:tr>
      <w:tr w:rsidR="009F6669" w:rsidRPr="009F6669" w14:paraId="1D869DE2" w14:textId="56B12936" w:rsidTr="003E6AB7">
        <w:trPr>
          <w:trHeight w:val="350"/>
        </w:trPr>
        <w:tc>
          <w:tcPr>
            <w:cnfStyle w:val="001000000000" w:firstRow="0" w:lastRow="0" w:firstColumn="1" w:lastColumn="0" w:oddVBand="0" w:evenVBand="0" w:oddHBand="0" w:evenHBand="0" w:firstRowFirstColumn="0" w:firstRowLastColumn="0" w:lastRowFirstColumn="0" w:lastRowLastColumn="0"/>
            <w:tcW w:w="1259" w:type="dxa"/>
            <w:hideMark/>
          </w:tcPr>
          <w:p w14:paraId="46BAB7C1" w14:textId="77777777" w:rsidR="009F6669" w:rsidRPr="009F6669" w:rsidRDefault="009F6669" w:rsidP="009F6669">
            <w:pPr>
              <w:spacing w:after="160" w:line="259" w:lineRule="auto"/>
              <w:rPr>
                <w:rFonts w:ascii="Arial" w:hAnsi="Arial" w:cs="Arial"/>
                <w:sz w:val="24"/>
                <w:szCs w:val="24"/>
              </w:rPr>
            </w:pPr>
            <w:r w:rsidRPr="009F6669">
              <w:rPr>
                <w:rFonts w:ascii="Arial" w:hAnsi="Arial" w:cs="Arial"/>
                <w:sz w:val="24"/>
                <w:szCs w:val="24"/>
              </w:rPr>
              <w:t>FY20</w:t>
            </w:r>
          </w:p>
        </w:tc>
        <w:tc>
          <w:tcPr>
            <w:tcW w:w="2273" w:type="dxa"/>
            <w:hideMark/>
          </w:tcPr>
          <w:p w14:paraId="04283245"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39,339</w:t>
            </w:r>
          </w:p>
        </w:tc>
        <w:tc>
          <w:tcPr>
            <w:tcW w:w="2138" w:type="dxa"/>
            <w:hideMark/>
          </w:tcPr>
          <w:p w14:paraId="151D3BAA"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33,171</w:t>
            </w:r>
          </w:p>
        </w:tc>
        <w:tc>
          <w:tcPr>
            <w:tcW w:w="1840" w:type="dxa"/>
          </w:tcPr>
          <w:p w14:paraId="46A9456C" w14:textId="11D01674" w:rsidR="006F438C" w:rsidRPr="009F6669" w:rsidRDefault="00E44C8C"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5495">
              <w:rPr>
                <w:rFonts w:ascii="Arial" w:hAnsi="Arial" w:cs="Arial"/>
                <w:color w:val="000000"/>
                <w:sz w:val="24"/>
                <w:szCs w:val="24"/>
              </w:rPr>
              <w:t>8</w:t>
            </w:r>
            <w:r w:rsidR="009C7932">
              <w:rPr>
                <w:rFonts w:ascii="Arial" w:hAnsi="Arial" w:cs="Arial"/>
                <w:color w:val="000000"/>
                <w:sz w:val="24"/>
                <w:szCs w:val="24"/>
              </w:rPr>
              <w:t>,</w:t>
            </w:r>
            <w:r w:rsidRPr="00AF5495">
              <w:rPr>
                <w:rFonts w:ascii="Arial" w:hAnsi="Arial" w:cs="Arial"/>
                <w:color w:val="000000"/>
                <w:sz w:val="24"/>
                <w:szCs w:val="24"/>
              </w:rPr>
              <w:t>569</w:t>
            </w:r>
          </w:p>
        </w:tc>
        <w:tc>
          <w:tcPr>
            <w:tcW w:w="1840" w:type="dxa"/>
          </w:tcPr>
          <w:p w14:paraId="113C639E" w14:textId="16E73E22" w:rsidR="006F438C" w:rsidRPr="009F6669" w:rsidRDefault="00E44C8C"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5495">
              <w:rPr>
                <w:rFonts w:ascii="Arial" w:hAnsi="Arial" w:cs="Arial"/>
                <w:color w:val="000000"/>
                <w:sz w:val="24"/>
                <w:szCs w:val="24"/>
              </w:rPr>
              <w:t>65</w:t>
            </w:r>
            <w:r w:rsidR="009C7932">
              <w:rPr>
                <w:rFonts w:ascii="Arial" w:hAnsi="Arial" w:cs="Arial"/>
                <w:color w:val="000000"/>
                <w:sz w:val="24"/>
                <w:szCs w:val="24"/>
              </w:rPr>
              <w:t>,</w:t>
            </w:r>
            <w:r w:rsidRPr="00AF5495">
              <w:rPr>
                <w:rFonts w:ascii="Arial" w:hAnsi="Arial" w:cs="Arial"/>
                <w:color w:val="000000"/>
                <w:sz w:val="24"/>
                <w:szCs w:val="24"/>
              </w:rPr>
              <w:t>609</w:t>
            </w:r>
          </w:p>
        </w:tc>
      </w:tr>
      <w:tr w:rsidR="009F6669" w:rsidRPr="009F6669" w14:paraId="3B6881CD" w14:textId="204E2700" w:rsidTr="003E6AB7">
        <w:trPr>
          <w:trHeight w:val="350"/>
        </w:trPr>
        <w:tc>
          <w:tcPr>
            <w:cnfStyle w:val="001000000000" w:firstRow="0" w:lastRow="0" w:firstColumn="1" w:lastColumn="0" w:oddVBand="0" w:evenVBand="0" w:oddHBand="0" w:evenHBand="0" w:firstRowFirstColumn="0" w:firstRowLastColumn="0" w:lastRowFirstColumn="0" w:lastRowLastColumn="0"/>
            <w:tcW w:w="1259" w:type="dxa"/>
            <w:hideMark/>
          </w:tcPr>
          <w:p w14:paraId="5063B89F" w14:textId="77777777" w:rsidR="009F6669" w:rsidRPr="009F6669" w:rsidRDefault="009F6669" w:rsidP="009F6669">
            <w:pPr>
              <w:spacing w:after="160" w:line="259" w:lineRule="auto"/>
              <w:rPr>
                <w:rFonts w:ascii="Arial" w:hAnsi="Arial" w:cs="Arial"/>
                <w:sz w:val="24"/>
                <w:szCs w:val="24"/>
              </w:rPr>
            </w:pPr>
            <w:r w:rsidRPr="009F6669">
              <w:rPr>
                <w:rFonts w:ascii="Arial" w:hAnsi="Arial" w:cs="Arial"/>
                <w:sz w:val="24"/>
                <w:szCs w:val="24"/>
              </w:rPr>
              <w:t>FY21</w:t>
            </w:r>
          </w:p>
        </w:tc>
        <w:tc>
          <w:tcPr>
            <w:tcW w:w="2273" w:type="dxa"/>
            <w:hideMark/>
          </w:tcPr>
          <w:p w14:paraId="1CAE9D95"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22,392</w:t>
            </w:r>
          </w:p>
        </w:tc>
        <w:tc>
          <w:tcPr>
            <w:tcW w:w="2138" w:type="dxa"/>
            <w:hideMark/>
          </w:tcPr>
          <w:p w14:paraId="71E00D3B"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16,383</w:t>
            </w:r>
          </w:p>
        </w:tc>
        <w:tc>
          <w:tcPr>
            <w:tcW w:w="1840" w:type="dxa"/>
          </w:tcPr>
          <w:p w14:paraId="301F435B" w14:textId="76FA22D3" w:rsidR="006F438C" w:rsidRPr="009F6669" w:rsidRDefault="00E44C8C"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5495">
              <w:rPr>
                <w:rFonts w:ascii="Arial" w:hAnsi="Arial" w:cs="Arial"/>
                <w:color w:val="000000"/>
                <w:sz w:val="24"/>
                <w:szCs w:val="24"/>
              </w:rPr>
              <w:t>16</w:t>
            </w:r>
            <w:r w:rsidR="009C7932">
              <w:rPr>
                <w:rFonts w:ascii="Arial" w:hAnsi="Arial" w:cs="Arial"/>
                <w:color w:val="000000"/>
                <w:sz w:val="24"/>
                <w:szCs w:val="24"/>
              </w:rPr>
              <w:t>,</w:t>
            </w:r>
            <w:r w:rsidRPr="00AF5495">
              <w:rPr>
                <w:rFonts w:ascii="Arial" w:hAnsi="Arial" w:cs="Arial"/>
                <w:color w:val="000000"/>
                <w:sz w:val="24"/>
                <w:szCs w:val="24"/>
              </w:rPr>
              <w:t>937</w:t>
            </w:r>
          </w:p>
        </w:tc>
        <w:tc>
          <w:tcPr>
            <w:tcW w:w="1840" w:type="dxa"/>
          </w:tcPr>
          <w:p w14:paraId="33DCFF33" w14:textId="40476622" w:rsidR="006F438C" w:rsidRPr="009F6669" w:rsidRDefault="00E44C8C"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5495">
              <w:rPr>
                <w:rFonts w:ascii="Arial" w:hAnsi="Arial" w:cs="Arial"/>
                <w:color w:val="000000"/>
                <w:sz w:val="24"/>
                <w:szCs w:val="24"/>
              </w:rPr>
              <w:t>6</w:t>
            </w:r>
            <w:r w:rsidR="009C7932">
              <w:rPr>
                <w:rFonts w:ascii="Arial" w:hAnsi="Arial" w:cs="Arial"/>
                <w:color w:val="000000"/>
                <w:sz w:val="24"/>
                <w:szCs w:val="24"/>
              </w:rPr>
              <w:t>,</w:t>
            </w:r>
            <w:r w:rsidRPr="00AF5495">
              <w:rPr>
                <w:rFonts w:ascii="Arial" w:hAnsi="Arial" w:cs="Arial"/>
                <w:color w:val="000000"/>
                <w:sz w:val="24"/>
                <w:szCs w:val="24"/>
              </w:rPr>
              <w:t>445</w:t>
            </w:r>
          </w:p>
        </w:tc>
      </w:tr>
      <w:tr w:rsidR="009F6669" w:rsidRPr="009F6669" w14:paraId="43A9B5FD" w14:textId="3A8E4FD7" w:rsidTr="003E6AB7">
        <w:trPr>
          <w:trHeight w:val="350"/>
        </w:trPr>
        <w:tc>
          <w:tcPr>
            <w:cnfStyle w:val="001000000000" w:firstRow="0" w:lastRow="0" w:firstColumn="1" w:lastColumn="0" w:oddVBand="0" w:evenVBand="0" w:oddHBand="0" w:evenHBand="0" w:firstRowFirstColumn="0" w:firstRowLastColumn="0" w:lastRowFirstColumn="0" w:lastRowLastColumn="0"/>
            <w:tcW w:w="1259" w:type="dxa"/>
            <w:hideMark/>
          </w:tcPr>
          <w:p w14:paraId="33486892" w14:textId="77777777" w:rsidR="009F6669" w:rsidRPr="009F6669" w:rsidRDefault="009F6669" w:rsidP="009F6669">
            <w:pPr>
              <w:spacing w:after="160" w:line="259" w:lineRule="auto"/>
              <w:rPr>
                <w:rFonts w:ascii="Arial" w:hAnsi="Arial" w:cs="Arial"/>
                <w:sz w:val="24"/>
                <w:szCs w:val="24"/>
              </w:rPr>
            </w:pPr>
            <w:r w:rsidRPr="009F6669">
              <w:rPr>
                <w:rFonts w:ascii="Arial" w:hAnsi="Arial" w:cs="Arial"/>
                <w:sz w:val="24"/>
                <w:szCs w:val="24"/>
              </w:rPr>
              <w:t>FY22</w:t>
            </w:r>
          </w:p>
        </w:tc>
        <w:tc>
          <w:tcPr>
            <w:tcW w:w="2273" w:type="dxa"/>
            <w:hideMark/>
          </w:tcPr>
          <w:p w14:paraId="7BE06D5F"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55,799</w:t>
            </w:r>
          </w:p>
        </w:tc>
        <w:tc>
          <w:tcPr>
            <w:tcW w:w="2138" w:type="dxa"/>
            <w:hideMark/>
          </w:tcPr>
          <w:p w14:paraId="6BD0C886"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45,045</w:t>
            </w:r>
          </w:p>
        </w:tc>
        <w:tc>
          <w:tcPr>
            <w:tcW w:w="1840" w:type="dxa"/>
          </w:tcPr>
          <w:p w14:paraId="3755C2E4" w14:textId="7516EBD0" w:rsidR="006F438C" w:rsidRPr="009F6669" w:rsidRDefault="00E44C8C"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5495">
              <w:rPr>
                <w:rFonts w:ascii="Arial" w:hAnsi="Arial" w:cs="Arial"/>
                <w:color w:val="000000"/>
                <w:sz w:val="24"/>
                <w:szCs w:val="24"/>
              </w:rPr>
              <w:t>45</w:t>
            </w:r>
            <w:r w:rsidR="009C7932">
              <w:rPr>
                <w:rFonts w:ascii="Arial" w:hAnsi="Arial" w:cs="Arial"/>
                <w:color w:val="000000"/>
                <w:sz w:val="24"/>
                <w:szCs w:val="24"/>
              </w:rPr>
              <w:t>,</w:t>
            </w:r>
            <w:r w:rsidRPr="00AF5495">
              <w:rPr>
                <w:rFonts w:ascii="Arial" w:hAnsi="Arial" w:cs="Arial"/>
                <w:color w:val="000000"/>
                <w:sz w:val="24"/>
                <w:szCs w:val="24"/>
              </w:rPr>
              <w:t>402</w:t>
            </w:r>
          </w:p>
        </w:tc>
        <w:tc>
          <w:tcPr>
            <w:tcW w:w="1840" w:type="dxa"/>
          </w:tcPr>
          <w:p w14:paraId="688320F1" w14:textId="0E2600A5" w:rsidR="006F438C" w:rsidRPr="009F6669" w:rsidRDefault="00E44C8C"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5495">
              <w:rPr>
                <w:rFonts w:ascii="Arial" w:hAnsi="Arial" w:cs="Arial"/>
                <w:color w:val="000000"/>
                <w:sz w:val="24"/>
                <w:szCs w:val="24"/>
              </w:rPr>
              <w:t>9</w:t>
            </w:r>
            <w:r w:rsidR="009C7932">
              <w:rPr>
                <w:rFonts w:ascii="Arial" w:hAnsi="Arial" w:cs="Arial"/>
                <w:color w:val="000000"/>
                <w:sz w:val="24"/>
                <w:szCs w:val="24"/>
              </w:rPr>
              <w:t>,</w:t>
            </w:r>
            <w:r w:rsidRPr="00AF5495">
              <w:rPr>
                <w:rFonts w:ascii="Arial" w:hAnsi="Arial" w:cs="Arial"/>
                <w:color w:val="000000"/>
                <w:sz w:val="24"/>
                <w:szCs w:val="24"/>
              </w:rPr>
              <w:t>976</w:t>
            </w:r>
          </w:p>
        </w:tc>
      </w:tr>
      <w:tr w:rsidR="009F6669" w:rsidRPr="009F6669" w14:paraId="07A55B8A" w14:textId="121A30CE" w:rsidTr="003E6AB7">
        <w:trPr>
          <w:trHeight w:val="350"/>
        </w:trPr>
        <w:tc>
          <w:tcPr>
            <w:cnfStyle w:val="001000000000" w:firstRow="0" w:lastRow="0" w:firstColumn="1" w:lastColumn="0" w:oddVBand="0" w:evenVBand="0" w:oddHBand="0" w:evenHBand="0" w:firstRowFirstColumn="0" w:firstRowLastColumn="0" w:lastRowFirstColumn="0" w:lastRowLastColumn="0"/>
            <w:tcW w:w="1259" w:type="dxa"/>
            <w:hideMark/>
          </w:tcPr>
          <w:p w14:paraId="60B787BF" w14:textId="77777777" w:rsidR="009F6669" w:rsidRPr="009F6669" w:rsidRDefault="009F6669" w:rsidP="009F6669">
            <w:pPr>
              <w:spacing w:after="160" w:line="259" w:lineRule="auto"/>
              <w:rPr>
                <w:rFonts w:ascii="Arial" w:hAnsi="Arial" w:cs="Arial"/>
                <w:sz w:val="24"/>
                <w:szCs w:val="24"/>
              </w:rPr>
            </w:pPr>
            <w:r w:rsidRPr="009F6669">
              <w:rPr>
                <w:rFonts w:ascii="Arial" w:hAnsi="Arial" w:cs="Arial"/>
                <w:sz w:val="24"/>
                <w:szCs w:val="24"/>
              </w:rPr>
              <w:t>FY23</w:t>
            </w:r>
          </w:p>
        </w:tc>
        <w:tc>
          <w:tcPr>
            <w:tcW w:w="2273" w:type="dxa"/>
            <w:hideMark/>
          </w:tcPr>
          <w:p w14:paraId="7BDF863F"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73,647</w:t>
            </w:r>
          </w:p>
        </w:tc>
        <w:tc>
          <w:tcPr>
            <w:tcW w:w="2138" w:type="dxa"/>
            <w:hideMark/>
          </w:tcPr>
          <w:p w14:paraId="492E1340"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59,824</w:t>
            </w:r>
          </w:p>
        </w:tc>
        <w:tc>
          <w:tcPr>
            <w:tcW w:w="1840" w:type="dxa"/>
          </w:tcPr>
          <w:p w14:paraId="0C7F481D" w14:textId="0B6191D0" w:rsidR="006F438C" w:rsidRPr="009F6669" w:rsidRDefault="00E44C8C"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5495">
              <w:rPr>
                <w:rFonts w:ascii="Arial" w:hAnsi="Arial" w:cs="Arial"/>
                <w:color w:val="000000"/>
                <w:sz w:val="24"/>
                <w:szCs w:val="24"/>
              </w:rPr>
              <w:t>64</w:t>
            </w:r>
            <w:r w:rsidR="009C7932">
              <w:rPr>
                <w:rFonts w:ascii="Arial" w:hAnsi="Arial" w:cs="Arial"/>
                <w:color w:val="000000"/>
                <w:sz w:val="24"/>
                <w:szCs w:val="24"/>
              </w:rPr>
              <w:t>,</w:t>
            </w:r>
            <w:r w:rsidRPr="00AF5495">
              <w:rPr>
                <w:rFonts w:ascii="Arial" w:hAnsi="Arial" w:cs="Arial"/>
                <w:color w:val="000000"/>
                <w:sz w:val="24"/>
                <w:szCs w:val="24"/>
              </w:rPr>
              <w:t>101</w:t>
            </w:r>
          </w:p>
        </w:tc>
        <w:tc>
          <w:tcPr>
            <w:tcW w:w="1840" w:type="dxa"/>
          </w:tcPr>
          <w:p w14:paraId="29FABE1B" w14:textId="62F368B2" w:rsidR="006F438C" w:rsidRPr="009F6669" w:rsidRDefault="00E44C8C"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5495">
              <w:rPr>
                <w:rFonts w:ascii="Arial" w:hAnsi="Arial" w:cs="Arial"/>
                <w:color w:val="000000"/>
                <w:sz w:val="24"/>
                <w:szCs w:val="24"/>
              </w:rPr>
              <w:t>23</w:t>
            </w:r>
            <w:r w:rsidR="009C7932">
              <w:rPr>
                <w:rFonts w:ascii="Arial" w:hAnsi="Arial" w:cs="Arial"/>
                <w:color w:val="000000"/>
                <w:sz w:val="24"/>
                <w:szCs w:val="24"/>
              </w:rPr>
              <w:t>,</w:t>
            </w:r>
            <w:r w:rsidRPr="00AF5495">
              <w:rPr>
                <w:rFonts w:ascii="Arial" w:hAnsi="Arial" w:cs="Arial"/>
                <w:color w:val="000000"/>
                <w:sz w:val="24"/>
                <w:szCs w:val="24"/>
              </w:rPr>
              <w:t>049</w:t>
            </w:r>
          </w:p>
        </w:tc>
      </w:tr>
      <w:tr w:rsidR="009F6669" w:rsidRPr="009F6669" w14:paraId="4C0C0D52" w14:textId="59307382" w:rsidTr="003E6AB7">
        <w:trPr>
          <w:trHeight w:val="350"/>
        </w:trPr>
        <w:tc>
          <w:tcPr>
            <w:cnfStyle w:val="001000000000" w:firstRow="0" w:lastRow="0" w:firstColumn="1" w:lastColumn="0" w:oddVBand="0" w:evenVBand="0" w:oddHBand="0" w:evenHBand="0" w:firstRowFirstColumn="0" w:firstRowLastColumn="0" w:lastRowFirstColumn="0" w:lastRowLastColumn="0"/>
            <w:tcW w:w="1259" w:type="dxa"/>
            <w:hideMark/>
          </w:tcPr>
          <w:p w14:paraId="6DB57613" w14:textId="77777777" w:rsidR="009F6669" w:rsidRPr="009F6669" w:rsidRDefault="009F6669" w:rsidP="009F6669">
            <w:pPr>
              <w:spacing w:after="160" w:line="259" w:lineRule="auto"/>
              <w:rPr>
                <w:rFonts w:ascii="Arial" w:hAnsi="Arial" w:cs="Arial"/>
                <w:sz w:val="24"/>
                <w:szCs w:val="24"/>
              </w:rPr>
            </w:pPr>
            <w:r w:rsidRPr="009F6669">
              <w:rPr>
                <w:rFonts w:ascii="Arial" w:hAnsi="Arial" w:cs="Arial"/>
                <w:sz w:val="24"/>
                <w:szCs w:val="24"/>
              </w:rPr>
              <w:t>FY24</w:t>
            </w:r>
          </w:p>
        </w:tc>
        <w:tc>
          <w:tcPr>
            <w:tcW w:w="2273" w:type="dxa"/>
            <w:hideMark/>
          </w:tcPr>
          <w:p w14:paraId="657FB8E7"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63,208</w:t>
            </w:r>
          </w:p>
        </w:tc>
        <w:tc>
          <w:tcPr>
            <w:tcW w:w="2138" w:type="dxa"/>
            <w:hideMark/>
          </w:tcPr>
          <w:p w14:paraId="6FE55573"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52,190</w:t>
            </w:r>
          </w:p>
        </w:tc>
        <w:tc>
          <w:tcPr>
            <w:tcW w:w="1840" w:type="dxa"/>
          </w:tcPr>
          <w:p w14:paraId="13D73DCD" w14:textId="392386CB" w:rsidR="006F438C" w:rsidRPr="009F6669" w:rsidRDefault="00E44C8C"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5495">
              <w:rPr>
                <w:rFonts w:ascii="Arial" w:hAnsi="Arial" w:cs="Arial"/>
                <w:color w:val="000000"/>
                <w:sz w:val="24"/>
                <w:szCs w:val="24"/>
              </w:rPr>
              <w:t>92</w:t>
            </w:r>
            <w:r w:rsidR="009C7932">
              <w:rPr>
                <w:rFonts w:ascii="Arial" w:hAnsi="Arial" w:cs="Arial"/>
                <w:color w:val="000000"/>
                <w:sz w:val="24"/>
                <w:szCs w:val="24"/>
              </w:rPr>
              <w:t>,</w:t>
            </w:r>
            <w:r w:rsidRPr="00AF5495">
              <w:rPr>
                <w:rFonts w:ascii="Arial" w:hAnsi="Arial" w:cs="Arial"/>
                <w:color w:val="000000"/>
                <w:sz w:val="24"/>
                <w:szCs w:val="24"/>
              </w:rPr>
              <w:t>342</w:t>
            </w:r>
          </w:p>
        </w:tc>
        <w:tc>
          <w:tcPr>
            <w:tcW w:w="1840" w:type="dxa"/>
          </w:tcPr>
          <w:p w14:paraId="75E61532" w14:textId="2F045BB1" w:rsidR="006F438C" w:rsidRPr="009F6669" w:rsidRDefault="00E44C8C"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5495">
              <w:rPr>
                <w:rFonts w:ascii="Arial" w:hAnsi="Arial" w:cs="Arial"/>
                <w:color w:val="000000"/>
                <w:sz w:val="24"/>
                <w:szCs w:val="24"/>
              </w:rPr>
              <w:t>14</w:t>
            </w:r>
            <w:r w:rsidR="009C7932">
              <w:rPr>
                <w:rFonts w:ascii="Arial" w:hAnsi="Arial" w:cs="Arial"/>
                <w:color w:val="000000"/>
                <w:sz w:val="24"/>
                <w:szCs w:val="24"/>
              </w:rPr>
              <w:t>,</w:t>
            </w:r>
            <w:r w:rsidRPr="00AF5495">
              <w:rPr>
                <w:rFonts w:ascii="Arial" w:hAnsi="Arial" w:cs="Arial"/>
                <w:color w:val="000000"/>
                <w:sz w:val="24"/>
                <w:szCs w:val="24"/>
              </w:rPr>
              <w:t>400</w:t>
            </w:r>
          </w:p>
        </w:tc>
      </w:tr>
      <w:tr w:rsidR="009F6669" w:rsidRPr="009F6669" w14:paraId="5809C0FA" w14:textId="15642BEE" w:rsidTr="003E6AB7">
        <w:trPr>
          <w:trHeight w:val="350"/>
        </w:trPr>
        <w:tc>
          <w:tcPr>
            <w:cnfStyle w:val="001000000000" w:firstRow="0" w:lastRow="0" w:firstColumn="1" w:lastColumn="0" w:oddVBand="0" w:evenVBand="0" w:oddHBand="0" w:evenHBand="0" w:firstRowFirstColumn="0" w:firstRowLastColumn="0" w:lastRowFirstColumn="0" w:lastRowLastColumn="0"/>
            <w:tcW w:w="1259" w:type="dxa"/>
            <w:hideMark/>
          </w:tcPr>
          <w:p w14:paraId="0567D60A" w14:textId="12A931CC" w:rsidR="009F6669" w:rsidRPr="009F6669" w:rsidRDefault="009F6669" w:rsidP="009F6669">
            <w:pPr>
              <w:spacing w:after="160" w:line="259" w:lineRule="auto"/>
              <w:rPr>
                <w:rFonts w:ascii="Arial" w:hAnsi="Arial" w:cs="Arial"/>
                <w:sz w:val="24"/>
                <w:szCs w:val="24"/>
              </w:rPr>
            </w:pPr>
            <w:r w:rsidRPr="009F6669">
              <w:rPr>
                <w:rFonts w:ascii="Arial" w:hAnsi="Arial" w:cs="Arial"/>
                <w:sz w:val="24"/>
                <w:szCs w:val="24"/>
              </w:rPr>
              <w:t>FY25</w:t>
            </w:r>
            <w:r w:rsidR="00E44C8C">
              <w:rPr>
                <w:rFonts w:ascii="Arial" w:hAnsi="Arial" w:cs="Arial"/>
                <w:sz w:val="24"/>
                <w:szCs w:val="24"/>
              </w:rPr>
              <w:t xml:space="preserve"> to date</w:t>
            </w:r>
          </w:p>
        </w:tc>
        <w:tc>
          <w:tcPr>
            <w:tcW w:w="2273" w:type="dxa"/>
            <w:hideMark/>
          </w:tcPr>
          <w:p w14:paraId="7B8AE98A"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24,858</w:t>
            </w:r>
          </w:p>
        </w:tc>
        <w:tc>
          <w:tcPr>
            <w:tcW w:w="2138" w:type="dxa"/>
            <w:hideMark/>
          </w:tcPr>
          <w:p w14:paraId="1B2E3DE9"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sz w:val="24"/>
                <w:szCs w:val="24"/>
              </w:rPr>
              <w:t>22,600</w:t>
            </w:r>
          </w:p>
        </w:tc>
        <w:tc>
          <w:tcPr>
            <w:tcW w:w="1840" w:type="dxa"/>
          </w:tcPr>
          <w:p w14:paraId="63B0B91E" w14:textId="22F6F65C" w:rsidR="006F438C" w:rsidRPr="009F6669" w:rsidRDefault="00E44C8C"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5495">
              <w:rPr>
                <w:rFonts w:ascii="Arial" w:hAnsi="Arial" w:cs="Arial"/>
                <w:color w:val="000000"/>
                <w:sz w:val="24"/>
                <w:szCs w:val="24"/>
              </w:rPr>
              <w:t>11</w:t>
            </w:r>
            <w:r w:rsidR="009C7932">
              <w:rPr>
                <w:rFonts w:ascii="Arial" w:hAnsi="Arial" w:cs="Arial"/>
                <w:color w:val="000000"/>
                <w:sz w:val="24"/>
                <w:szCs w:val="24"/>
              </w:rPr>
              <w:t>,</w:t>
            </w:r>
            <w:r w:rsidRPr="00AF5495">
              <w:rPr>
                <w:rFonts w:ascii="Arial" w:hAnsi="Arial" w:cs="Arial"/>
                <w:color w:val="000000"/>
                <w:sz w:val="24"/>
                <w:szCs w:val="24"/>
              </w:rPr>
              <w:t>246</w:t>
            </w:r>
          </w:p>
        </w:tc>
        <w:tc>
          <w:tcPr>
            <w:tcW w:w="1840" w:type="dxa"/>
          </w:tcPr>
          <w:p w14:paraId="5EE3CF2F" w14:textId="07550FFB" w:rsidR="006F438C" w:rsidRPr="009F6669" w:rsidRDefault="00E44C8C" w:rsidP="009F6669">
            <w:pPr>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AF5495">
              <w:rPr>
                <w:rFonts w:ascii="Arial" w:hAnsi="Arial" w:cs="Arial"/>
                <w:color w:val="000000"/>
                <w:sz w:val="24"/>
                <w:szCs w:val="24"/>
              </w:rPr>
              <w:t>5760</w:t>
            </w:r>
          </w:p>
        </w:tc>
      </w:tr>
      <w:tr w:rsidR="009F6669" w:rsidRPr="009F6669" w14:paraId="2B485BC0" w14:textId="5A7583F6" w:rsidTr="003E6AB7">
        <w:trPr>
          <w:trHeight w:val="350"/>
        </w:trPr>
        <w:tc>
          <w:tcPr>
            <w:cnfStyle w:val="001000000000" w:firstRow="0" w:lastRow="0" w:firstColumn="1" w:lastColumn="0" w:oddVBand="0" w:evenVBand="0" w:oddHBand="0" w:evenHBand="0" w:firstRowFirstColumn="0" w:firstRowLastColumn="0" w:lastRowFirstColumn="0" w:lastRowLastColumn="0"/>
            <w:tcW w:w="1259" w:type="dxa"/>
            <w:hideMark/>
          </w:tcPr>
          <w:p w14:paraId="093D0C8B" w14:textId="77777777" w:rsidR="009F6669" w:rsidRPr="009F6669" w:rsidRDefault="009F6669" w:rsidP="009F6669">
            <w:pPr>
              <w:spacing w:after="160" w:line="259" w:lineRule="auto"/>
              <w:rPr>
                <w:rFonts w:ascii="Arial" w:hAnsi="Arial" w:cs="Arial"/>
                <w:sz w:val="24"/>
                <w:szCs w:val="24"/>
              </w:rPr>
            </w:pPr>
            <w:r w:rsidRPr="009F6669">
              <w:rPr>
                <w:rFonts w:ascii="Arial" w:hAnsi="Arial" w:cs="Arial"/>
                <w:b w:val="0"/>
                <w:sz w:val="24"/>
                <w:szCs w:val="24"/>
              </w:rPr>
              <w:t>TOTAL</w:t>
            </w:r>
          </w:p>
        </w:tc>
        <w:tc>
          <w:tcPr>
            <w:tcW w:w="2273" w:type="dxa"/>
            <w:hideMark/>
          </w:tcPr>
          <w:p w14:paraId="0616DC2F"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b/>
                <w:bCs/>
                <w:sz w:val="24"/>
                <w:szCs w:val="24"/>
              </w:rPr>
              <w:t>1,070,253</w:t>
            </w:r>
          </w:p>
        </w:tc>
        <w:tc>
          <w:tcPr>
            <w:tcW w:w="2138" w:type="dxa"/>
            <w:hideMark/>
          </w:tcPr>
          <w:p w14:paraId="3609A694" w14:textId="77777777" w:rsidR="009F6669" w:rsidRPr="009F6669" w:rsidRDefault="009F6669" w:rsidP="009F6669">
            <w:pPr>
              <w:spacing w:after="160" w:line="259" w:lineRule="auto"/>
              <w:cnfStyle w:val="000000000000" w:firstRow="0" w:lastRow="0" w:firstColumn="0" w:lastColumn="0" w:oddVBand="0" w:evenVBand="0" w:oddHBand="0" w:evenHBand="0" w:firstRowFirstColumn="0" w:firstRowLastColumn="0" w:lastRowFirstColumn="0" w:lastRowLastColumn="0"/>
              <w:rPr>
                <w:rFonts w:ascii="Arial" w:hAnsi="Arial" w:cs="Arial"/>
                <w:sz w:val="24"/>
                <w:szCs w:val="24"/>
              </w:rPr>
            </w:pPr>
            <w:r w:rsidRPr="009F6669">
              <w:rPr>
                <w:rFonts w:ascii="Arial" w:hAnsi="Arial" w:cs="Arial"/>
                <w:b/>
                <w:bCs/>
                <w:sz w:val="24"/>
                <w:szCs w:val="24"/>
              </w:rPr>
              <w:t>1,005,142</w:t>
            </w:r>
          </w:p>
        </w:tc>
        <w:tc>
          <w:tcPr>
            <w:tcW w:w="1840" w:type="dxa"/>
          </w:tcPr>
          <w:p w14:paraId="264D40B3" w14:textId="7755EE60" w:rsidR="006F438C" w:rsidRPr="00AF5495" w:rsidRDefault="00DF41F3" w:rsidP="009F6669">
            <w:pPr>
              <w:cnfStyle w:val="000000000000" w:firstRow="0" w:lastRow="0" w:firstColumn="0" w:lastColumn="0" w:oddVBand="0" w:evenVBand="0" w:oddHBand="0" w:evenHBand="0" w:firstRowFirstColumn="0" w:firstRowLastColumn="0" w:lastRowFirstColumn="0" w:lastRowLastColumn="0"/>
              <w:rPr>
                <w:rFonts w:ascii="Arial" w:hAnsi="Arial" w:cs="Arial"/>
                <w:b/>
                <w:color w:val="000000"/>
                <w:sz w:val="24"/>
                <w:szCs w:val="24"/>
              </w:rPr>
            </w:pPr>
            <w:r w:rsidRPr="00AF5495">
              <w:rPr>
                <w:rFonts w:ascii="Arial" w:hAnsi="Arial" w:cs="Arial"/>
                <w:b/>
                <w:bCs/>
                <w:color w:val="000000"/>
                <w:sz w:val="24"/>
                <w:szCs w:val="24"/>
              </w:rPr>
              <w:t>999</w:t>
            </w:r>
            <w:r w:rsidR="009C7932">
              <w:rPr>
                <w:rFonts w:ascii="Arial" w:hAnsi="Arial" w:cs="Arial"/>
                <w:b/>
                <w:bCs/>
                <w:color w:val="000000"/>
                <w:sz w:val="24"/>
                <w:szCs w:val="24"/>
              </w:rPr>
              <w:t>,</w:t>
            </w:r>
            <w:r w:rsidRPr="00AF5495">
              <w:rPr>
                <w:rFonts w:ascii="Arial" w:hAnsi="Arial" w:cs="Arial"/>
                <w:b/>
                <w:bCs/>
                <w:color w:val="000000"/>
                <w:sz w:val="24"/>
                <w:szCs w:val="24"/>
              </w:rPr>
              <w:t>162</w:t>
            </w:r>
          </w:p>
        </w:tc>
        <w:tc>
          <w:tcPr>
            <w:tcW w:w="1840" w:type="dxa"/>
          </w:tcPr>
          <w:p w14:paraId="6BC3F092" w14:textId="36A6D99A" w:rsidR="006F438C" w:rsidRPr="00AF5495" w:rsidRDefault="00AF5495" w:rsidP="009F6669">
            <w:pPr>
              <w:cnfStyle w:val="000000000000" w:firstRow="0" w:lastRow="0" w:firstColumn="0" w:lastColumn="0" w:oddVBand="0" w:evenVBand="0" w:oddHBand="0" w:evenHBand="0" w:firstRowFirstColumn="0" w:firstRowLastColumn="0" w:lastRowFirstColumn="0" w:lastRowLastColumn="0"/>
              <w:rPr>
                <w:rFonts w:ascii="Arial" w:hAnsi="Arial" w:cs="Arial"/>
                <w:b/>
                <w:color w:val="000000"/>
                <w:sz w:val="24"/>
                <w:szCs w:val="24"/>
              </w:rPr>
            </w:pPr>
            <w:r w:rsidRPr="00AF5495">
              <w:rPr>
                <w:rFonts w:ascii="Arial" w:hAnsi="Arial" w:cs="Arial"/>
                <w:b/>
                <w:bCs/>
                <w:color w:val="000000"/>
                <w:sz w:val="24"/>
                <w:szCs w:val="24"/>
              </w:rPr>
              <w:t>201</w:t>
            </w:r>
            <w:r w:rsidR="009C7932">
              <w:rPr>
                <w:rFonts w:ascii="Arial" w:hAnsi="Arial" w:cs="Arial"/>
                <w:b/>
                <w:bCs/>
                <w:color w:val="000000"/>
                <w:sz w:val="24"/>
                <w:szCs w:val="24"/>
              </w:rPr>
              <w:t>,</w:t>
            </w:r>
            <w:r w:rsidRPr="00AF5495">
              <w:rPr>
                <w:rFonts w:ascii="Arial" w:hAnsi="Arial" w:cs="Arial"/>
                <w:b/>
                <w:bCs/>
                <w:color w:val="000000"/>
                <w:sz w:val="24"/>
                <w:szCs w:val="24"/>
              </w:rPr>
              <w:t>388</w:t>
            </w:r>
          </w:p>
        </w:tc>
      </w:tr>
    </w:tbl>
    <w:p w14:paraId="1E852C06" w14:textId="77777777" w:rsidR="001061DF" w:rsidRDefault="001061DF" w:rsidP="00FF4F15">
      <w:pPr>
        <w:rPr>
          <w:rFonts w:ascii="Arial" w:hAnsi="Arial" w:cs="Arial"/>
          <w:sz w:val="24"/>
          <w:szCs w:val="24"/>
        </w:rPr>
      </w:pPr>
    </w:p>
    <w:p w14:paraId="13DA5189" w14:textId="77777777" w:rsidR="001061DF" w:rsidRDefault="001061DF" w:rsidP="00FF4F15">
      <w:pPr>
        <w:rPr>
          <w:rFonts w:ascii="Arial" w:hAnsi="Arial" w:cs="Arial"/>
          <w:sz w:val="24"/>
          <w:szCs w:val="24"/>
        </w:rPr>
      </w:pPr>
    </w:p>
    <w:p w14:paraId="40CC42BD" w14:textId="77777777" w:rsidR="001061DF" w:rsidRPr="0026793D" w:rsidRDefault="001061DF" w:rsidP="00667F72">
      <w:pPr>
        <w:spacing w:after="0" w:line="240" w:lineRule="auto"/>
        <w:rPr>
          <w:rFonts w:ascii="Arial" w:eastAsia="Times New Roman" w:hAnsi="Arial" w:cs="Arial"/>
          <w:b/>
          <w:sz w:val="24"/>
          <w:szCs w:val="24"/>
          <w14:ligatures w14:val="none"/>
        </w:rPr>
      </w:pPr>
      <w:r w:rsidRPr="0026793D">
        <w:rPr>
          <w:rFonts w:ascii="Arial" w:eastAsia="Times New Roman" w:hAnsi="Arial" w:cs="Arial"/>
          <w:b/>
          <w:sz w:val="24"/>
          <w:szCs w:val="24"/>
          <w14:ligatures w14:val="none"/>
        </w:rPr>
        <w:t>Heard rumors that the program may have slowed down over the past year, is that accurate?  If so, was that part of the program plan or what caused that slow down?</w:t>
      </w:r>
    </w:p>
    <w:p w14:paraId="6551C2DF" w14:textId="28EC0E1B" w:rsidR="0026793D" w:rsidRDefault="0026793D" w:rsidP="0026793D">
      <w:pPr>
        <w:spacing w:after="0" w:line="240" w:lineRule="auto"/>
        <w:rPr>
          <w:rFonts w:ascii="Arial" w:eastAsia="Times New Roman" w:hAnsi="Arial" w:cs="Arial"/>
          <w:sz w:val="24"/>
          <w:szCs w:val="24"/>
          <w14:ligatures w14:val="none"/>
        </w:rPr>
      </w:pPr>
    </w:p>
    <w:p w14:paraId="2BE86DCD" w14:textId="1D4B1398" w:rsidR="0026793D" w:rsidRPr="0026793D" w:rsidRDefault="00E42BC0" w:rsidP="0026793D">
      <w:pPr>
        <w:spacing w:after="0" w:line="240" w:lineRule="auto"/>
        <w:ind w:left="360"/>
        <w:rPr>
          <w:rFonts w:ascii="Arial" w:eastAsia="Times New Roman" w:hAnsi="Arial" w:cs="Arial"/>
          <w:sz w:val="24"/>
          <w:szCs w:val="24"/>
          <w14:ligatures w14:val="none"/>
        </w:rPr>
      </w:pPr>
      <w:r w:rsidRPr="00E42BC0">
        <w:rPr>
          <w:rFonts w:ascii="Arial" w:eastAsia="Times New Roman" w:hAnsi="Arial" w:cs="Arial"/>
          <w:sz w:val="24"/>
          <w:szCs w:val="24"/>
          <w14:ligatures w14:val="none"/>
        </w:rPr>
        <w:t xml:space="preserve">The program </w:t>
      </w:r>
      <w:r w:rsidR="003021D2">
        <w:rPr>
          <w:rFonts w:ascii="Arial" w:eastAsia="Times New Roman" w:hAnsi="Arial" w:cs="Arial"/>
          <w:sz w:val="24"/>
          <w:szCs w:val="24"/>
          <w14:ligatures w14:val="none"/>
        </w:rPr>
        <w:t>balances</w:t>
      </w:r>
      <w:r w:rsidRPr="00E42BC0">
        <w:rPr>
          <w:rFonts w:ascii="Arial" w:eastAsia="Times New Roman" w:hAnsi="Arial" w:cs="Arial"/>
          <w:sz w:val="24"/>
          <w:szCs w:val="24"/>
          <w14:ligatures w14:val="none"/>
        </w:rPr>
        <w:t xml:space="preserve"> competing goals that </w:t>
      </w:r>
      <w:r w:rsidR="005F7196">
        <w:rPr>
          <w:rFonts w:ascii="Arial" w:eastAsia="Times New Roman" w:hAnsi="Arial" w:cs="Arial"/>
          <w:sz w:val="24"/>
          <w:szCs w:val="24"/>
          <w14:ligatures w14:val="none"/>
        </w:rPr>
        <w:t>are prioritized</w:t>
      </w:r>
      <w:r w:rsidRPr="00E42BC0">
        <w:rPr>
          <w:rFonts w:ascii="Arial" w:eastAsia="Times New Roman" w:hAnsi="Arial" w:cs="Arial"/>
          <w:sz w:val="24"/>
          <w:szCs w:val="24"/>
          <w14:ligatures w14:val="none"/>
        </w:rPr>
        <w:t xml:space="preserve"> </w:t>
      </w:r>
      <w:r w:rsidR="00354257">
        <w:rPr>
          <w:rFonts w:ascii="Arial" w:eastAsia="Times New Roman" w:hAnsi="Arial" w:cs="Arial"/>
          <w:sz w:val="24"/>
          <w:szCs w:val="24"/>
          <w14:ligatures w14:val="none"/>
        </w:rPr>
        <w:t>within</w:t>
      </w:r>
      <w:r w:rsidRPr="00E42BC0">
        <w:rPr>
          <w:rFonts w:ascii="Arial" w:eastAsia="Times New Roman" w:hAnsi="Arial" w:cs="Arial"/>
          <w:sz w:val="24"/>
          <w:szCs w:val="24"/>
          <w14:ligatures w14:val="none"/>
        </w:rPr>
        <w:t xml:space="preserve"> fixed </w:t>
      </w:r>
      <w:r w:rsidR="00A444B0">
        <w:rPr>
          <w:rFonts w:ascii="Arial" w:eastAsia="Times New Roman" w:hAnsi="Arial" w:cs="Arial"/>
          <w:sz w:val="24"/>
          <w:szCs w:val="24"/>
          <w14:ligatures w14:val="none"/>
        </w:rPr>
        <w:t xml:space="preserve">budget and personnel </w:t>
      </w:r>
      <w:r w:rsidRPr="00E42BC0">
        <w:rPr>
          <w:rFonts w:ascii="Arial" w:eastAsia="Times New Roman" w:hAnsi="Arial" w:cs="Arial"/>
          <w:sz w:val="24"/>
          <w:szCs w:val="24"/>
          <w14:ligatures w14:val="none"/>
        </w:rPr>
        <w:t xml:space="preserve">resources. These include cohort maintenance, cohort expansion, </w:t>
      </w:r>
      <w:r w:rsidR="00FD09F3">
        <w:rPr>
          <w:rFonts w:ascii="Arial" w:eastAsia="Times New Roman" w:hAnsi="Arial" w:cs="Arial"/>
          <w:sz w:val="24"/>
          <w:szCs w:val="24"/>
          <w14:ligatures w14:val="none"/>
        </w:rPr>
        <w:t>health data (</w:t>
      </w:r>
      <w:proofErr w:type="spellStart"/>
      <w:r w:rsidR="00FD09F3">
        <w:rPr>
          <w:rFonts w:ascii="Arial" w:eastAsia="Times New Roman" w:hAnsi="Arial" w:cs="Arial"/>
          <w:sz w:val="24"/>
          <w:szCs w:val="24"/>
          <w14:ligatures w14:val="none"/>
        </w:rPr>
        <w:t>phenom</w:t>
      </w:r>
      <w:r w:rsidRPr="00E42BC0">
        <w:rPr>
          <w:rFonts w:ascii="Arial" w:eastAsia="Times New Roman" w:hAnsi="Arial" w:cs="Arial"/>
          <w:sz w:val="24"/>
          <w:szCs w:val="24"/>
          <w14:ligatures w14:val="none"/>
        </w:rPr>
        <w:t>ic</w:t>
      </w:r>
      <w:proofErr w:type="spellEnd"/>
      <w:r w:rsidR="00FD09F3">
        <w:rPr>
          <w:rFonts w:ascii="Arial" w:eastAsia="Times New Roman" w:hAnsi="Arial" w:cs="Arial"/>
          <w:sz w:val="24"/>
          <w:szCs w:val="24"/>
          <w14:ligatures w14:val="none"/>
        </w:rPr>
        <w:t>)</w:t>
      </w:r>
      <w:r w:rsidRPr="00E42BC0">
        <w:rPr>
          <w:rFonts w:ascii="Arial" w:eastAsia="Times New Roman" w:hAnsi="Arial" w:cs="Arial"/>
          <w:sz w:val="24"/>
          <w:szCs w:val="24"/>
          <w14:ligatures w14:val="none"/>
        </w:rPr>
        <w:t xml:space="preserve"> and </w:t>
      </w:r>
      <w:r w:rsidR="00FD09F3">
        <w:rPr>
          <w:rFonts w:ascii="Arial" w:eastAsia="Times New Roman" w:hAnsi="Arial" w:cs="Arial"/>
          <w:sz w:val="24"/>
          <w:szCs w:val="24"/>
          <w14:ligatures w14:val="none"/>
        </w:rPr>
        <w:t>molecu</w:t>
      </w:r>
      <w:r w:rsidR="007D659B">
        <w:rPr>
          <w:rFonts w:ascii="Arial" w:eastAsia="Times New Roman" w:hAnsi="Arial" w:cs="Arial"/>
          <w:sz w:val="24"/>
          <w:szCs w:val="24"/>
          <w14:ligatures w14:val="none"/>
        </w:rPr>
        <w:t>lar</w:t>
      </w:r>
      <w:r w:rsidRPr="00E42BC0">
        <w:rPr>
          <w:rFonts w:ascii="Arial" w:eastAsia="Times New Roman" w:hAnsi="Arial" w:cs="Arial"/>
          <w:sz w:val="24"/>
          <w:szCs w:val="24"/>
          <w14:ligatures w14:val="none"/>
        </w:rPr>
        <w:t xml:space="preserve"> data expansion, supporting researcher access to the resource and supporting clinical activities. </w:t>
      </w:r>
      <w:r w:rsidR="0026793D" w:rsidRPr="0026793D">
        <w:rPr>
          <w:rFonts w:ascii="Arial" w:eastAsia="Times New Roman" w:hAnsi="Arial" w:cs="Arial"/>
          <w:sz w:val="24"/>
          <w:szCs w:val="24"/>
          <w14:ligatures w14:val="none"/>
        </w:rPr>
        <w:t xml:space="preserve">Following enrollment of the millionth participant, MVP </w:t>
      </w:r>
      <w:r w:rsidR="007D659B">
        <w:rPr>
          <w:rFonts w:ascii="Arial" w:eastAsia="Times New Roman" w:hAnsi="Arial" w:cs="Arial"/>
          <w:sz w:val="24"/>
          <w:szCs w:val="24"/>
          <w14:ligatures w14:val="none"/>
        </w:rPr>
        <w:t>slowe</w:t>
      </w:r>
      <w:r w:rsidR="002069B9">
        <w:rPr>
          <w:rFonts w:ascii="Arial" w:eastAsia="Times New Roman" w:hAnsi="Arial" w:cs="Arial"/>
          <w:sz w:val="24"/>
          <w:szCs w:val="24"/>
          <w14:ligatures w14:val="none"/>
        </w:rPr>
        <w:t>d</w:t>
      </w:r>
      <w:r w:rsidR="005936FD">
        <w:rPr>
          <w:rFonts w:ascii="Arial" w:eastAsia="Times New Roman" w:hAnsi="Arial" w:cs="Arial"/>
          <w:sz w:val="24"/>
          <w:szCs w:val="24"/>
          <w14:ligatures w14:val="none"/>
        </w:rPr>
        <w:t xml:space="preserve"> </w:t>
      </w:r>
      <w:r w:rsidR="0026793D" w:rsidRPr="0026793D">
        <w:rPr>
          <w:rFonts w:ascii="Arial" w:eastAsia="Times New Roman" w:hAnsi="Arial" w:cs="Arial"/>
          <w:sz w:val="24"/>
          <w:szCs w:val="24"/>
          <w14:ligatures w14:val="none"/>
        </w:rPr>
        <w:t xml:space="preserve">recruitment activities (including mailed invitations and email campaigns) </w:t>
      </w:r>
      <w:r w:rsidR="005936FD">
        <w:rPr>
          <w:rFonts w:ascii="Arial" w:eastAsia="Times New Roman" w:hAnsi="Arial" w:cs="Arial"/>
          <w:sz w:val="24"/>
          <w:szCs w:val="24"/>
          <w14:ligatures w14:val="none"/>
        </w:rPr>
        <w:t>t</w:t>
      </w:r>
      <w:r w:rsidR="0026793D" w:rsidRPr="0026793D">
        <w:rPr>
          <w:rFonts w:ascii="Arial" w:eastAsia="Times New Roman" w:hAnsi="Arial" w:cs="Arial"/>
          <w:sz w:val="24"/>
          <w:szCs w:val="24"/>
          <w14:ligatures w14:val="none"/>
        </w:rPr>
        <w:t>o allow for:</w:t>
      </w:r>
    </w:p>
    <w:p w14:paraId="106FBF80" w14:textId="4B9173BF" w:rsidR="00966167" w:rsidRDefault="00966167" w:rsidP="000A23E7">
      <w:pPr>
        <w:numPr>
          <w:ilvl w:val="0"/>
          <w:numId w:val="1"/>
        </w:numPr>
        <w:spacing w:after="0" w:line="240" w:lineRule="auto"/>
        <w:rPr>
          <w:rFonts w:ascii="Arial" w:eastAsia="Times New Roman" w:hAnsi="Arial" w:cs="Arial"/>
          <w:sz w:val="24"/>
          <w:szCs w:val="24"/>
          <w14:ligatures w14:val="none"/>
        </w:rPr>
      </w:pPr>
      <w:r>
        <w:rPr>
          <w:rFonts w:ascii="Arial" w:eastAsia="Times New Roman" w:hAnsi="Arial" w:cs="Arial"/>
          <w:sz w:val="24"/>
          <w:szCs w:val="24"/>
          <w14:ligatures w14:val="none"/>
        </w:rPr>
        <w:t xml:space="preserve">Shifting of resources to </w:t>
      </w:r>
      <w:r w:rsidRPr="00E42BC0">
        <w:rPr>
          <w:rFonts w:ascii="Arial" w:eastAsia="Times New Roman" w:hAnsi="Arial" w:cs="Arial"/>
          <w:sz w:val="24"/>
          <w:szCs w:val="24"/>
          <w14:ligatures w14:val="none"/>
        </w:rPr>
        <w:t xml:space="preserve">data expansion </w:t>
      </w:r>
      <w:r w:rsidR="006A2D0F">
        <w:rPr>
          <w:rFonts w:ascii="Arial" w:eastAsia="Times New Roman" w:hAnsi="Arial" w:cs="Arial"/>
          <w:sz w:val="24"/>
          <w:szCs w:val="24"/>
          <w14:ligatures w14:val="none"/>
        </w:rPr>
        <w:t xml:space="preserve">including military exposures </w:t>
      </w:r>
      <w:r w:rsidR="00741D48">
        <w:rPr>
          <w:rFonts w:ascii="Arial" w:eastAsia="Times New Roman" w:hAnsi="Arial" w:cs="Arial"/>
          <w:sz w:val="24"/>
          <w:szCs w:val="24"/>
          <w14:ligatures w14:val="none"/>
        </w:rPr>
        <w:t xml:space="preserve">and mental health </w:t>
      </w:r>
      <w:r w:rsidR="00D44487">
        <w:rPr>
          <w:rFonts w:ascii="Arial" w:eastAsia="Times New Roman" w:hAnsi="Arial" w:cs="Arial"/>
          <w:sz w:val="24"/>
          <w:szCs w:val="24"/>
          <w14:ligatures w14:val="none"/>
        </w:rPr>
        <w:t xml:space="preserve">data </w:t>
      </w:r>
      <w:r w:rsidRPr="00E42BC0">
        <w:rPr>
          <w:rFonts w:ascii="Arial" w:eastAsia="Times New Roman" w:hAnsi="Arial" w:cs="Arial"/>
          <w:sz w:val="24"/>
          <w:szCs w:val="24"/>
          <w14:ligatures w14:val="none"/>
        </w:rPr>
        <w:t xml:space="preserve">and </w:t>
      </w:r>
      <w:r w:rsidR="007C6268">
        <w:rPr>
          <w:rFonts w:ascii="Arial" w:eastAsia="Times New Roman" w:hAnsi="Arial" w:cs="Arial"/>
          <w:sz w:val="24"/>
          <w:szCs w:val="24"/>
          <w14:ligatures w14:val="none"/>
        </w:rPr>
        <w:t xml:space="preserve">increasing </w:t>
      </w:r>
      <w:r w:rsidRPr="00E42BC0">
        <w:rPr>
          <w:rFonts w:ascii="Arial" w:eastAsia="Times New Roman" w:hAnsi="Arial" w:cs="Arial"/>
          <w:sz w:val="24"/>
          <w:szCs w:val="24"/>
          <w14:ligatures w14:val="none"/>
        </w:rPr>
        <w:t>access</w:t>
      </w:r>
      <w:r w:rsidR="0026699C">
        <w:rPr>
          <w:rFonts w:ascii="Arial" w:eastAsia="Times New Roman" w:hAnsi="Arial" w:cs="Arial"/>
          <w:sz w:val="24"/>
          <w:szCs w:val="24"/>
          <w14:ligatures w14:val="none"/>
        </w:rPr>
        <w:t xml:space="preserve"> </w:t>
      </w:r>
      <w:r w:rsidR="007C6268">
        <w:rPr>
          <w:rFonts w:ascii="Arial" w:eastAsia="Times New Roman" w:hAnsi="Arial" w:cs="Arial"/>
          <w:sz w:val="24"/>
          <w:szCs w:val="24"/>
          <w14:ligatures w14:val="none"/>
        </w:rPr>
        <w:t>for researchers</w:t>
      </w:r>
      <w:r w:rsidR="0026699C">
        <w:rPr>
          <w:rFonts w:ascii="Arial" w:eastAsia="Times New Roman" w:hAnsi="Arial" w:cs="Arial"/>
          <w:sz w:val="24"/>
          <w:szCs w:val="24"/>
          <w14:ligatures w14:val="none"/>
        </w:rPr>
        <w:t xml:space="preserve"> to </w:t>
      </w:r>
      <w:r w:rsidR="00D25C3E">
        <w:rPr>
          <w:rFonts w:ascii="Arial" w:eastAsia="Times New Roman" w:hAnsi="Arial" w:cs="Arial"/>
          <w:sz w:val="24"/>
          <w:szCs w:val="24"/>
          <w14:ligatures w14:val="none"/>
        </w:rPr>
        <w:t>accelerate</w:t>
      </w:r>
      <w:r w:rsidR="0026699C">
        <w:rPr>
          <w:rFonts w:ascii="Arial" w:eastAsia="Times New Roman" w:hAnsi="Arial" w:cs="Arial"/>
          <w:sz w:val="24"/>
          <w:szCs w:val="24"/>
          <w14:ligatures w14:val="none"/>
        </w:rPr>
        <w:t xml:space="preserve"> clinical impact for Veterans</w:t>
      </w:r>
      <w:r w:rsidRPr="00E42BC0">
        <w:rPr>
          <w:rFonts w:ascii="Arial" w:eastAsia="Times New Roman" w:hAnsi="Arial" w:cs="Arial"/>
          <w:sz w:val="24"/>
          <w:szCs w:val="24"/>
          <w14:ligatures w14:val="none"/>
        </w:rPr>
        <w:t>.</w:t>
      </w:r>
    </w:p>
    <w:p w14:paraId="0EC921E0" w14:textId="5B1A1A3C" w:rsidR="0026793D" w:rsidRPr="0026793D" w:rsidRDefault="007273CA" w:rsidP="000A23E7">
      <w:pPr>
        <w:numPr>
          <w:ilvl w:val="0"/>
          <w:numId w:val="1"/>
        </w:numPr>
        <w:spacing w:after="0" w:line="240" w:lineRule="auto"/>
        <w:rPr>
          <w:rFonts w:ascii="Arial" w:eastAsia="Times New Roman" w:hAnsi="Arial" w:cs="Arial"/>
          <w:sz w:val="24"/>
          <w:szCs w:val="24"/>
          <w14:ligatures w14:val="none"/>
        </w:rPr>
      </w:pPr>
      <w:r>
        <w:rPr>
          <w:rFonts w:ascii="Arial" w:eastAsia="Times New Roman" w:hAnsi="Arial" w:cs="Arial"/>
          <w:sz w:val="24"/>
          <w:szCs w:val="24"/>
          <w14:ligatures w14:val="none"/>
        </w:rPr>
        <w:t>Develo</w:t>
      </w:r>
      <w:r w:rsidR="00C847B0">
        <w:rPr>
          <w:rFonts w:ascii="Arial" w:eastAsia="Times New Roman" w:hAnsi="Arial" w:cs="Arial"/>
          <w:sz w:val="24"/>
          <w:szCs w:val="24"/>
          <w14:ligatures w14:val="none"/>
        </w:rPr>
        <w:t>pment of refreshed recruitment materials including</w:t>
      </w:r>
      <w:r w:rsidR="0026793D" w:rsidRPr="0026793D">
        <w:rPr>
          <w:rFonts w:ascii="Arial" w:eastAsia="Times New Roman" w:hAnsi="Arial" w:cs="Arial"/>
          <w:sz w:val="24"/>
          <w:szCs w:val="24"/>
          <w14:ligatures w14:val="none"/>
        </w:rPr>
        <w:t xml:space="preserve"> </w:t>
      </w:r>
      <w:r w:rsidR="00DA11B6">
        <w:rPr>
          <w:rFonts w:ascii="Arial" w:eastAsia="Times New Roman" w:hAnsi="Arial" w:cs="Arial"/>
          <w:sz w:val="24"/>
          <w:szCs w:val="24"/>
          <w14:ligatures w14:val="none"/>
        </w:rPr>
        <w:t>focused recruitment targets and strategies</w:t>
      </w:r>
      <w:r w:rsidR="00C847B0">
        <w:rPr>
          <w:rFonts w:ascii="Arial" w:eastAsia="Times New Roman" w:hAnsi="Arial" w:cs="Arial"/>
          <w:sz w:val="24"/>
          <w:szCs w:val="24"/>
          <w14:ligatures w14:val="none"/>
        </w:rPr>
        <w:t xml:space="preserve"> based on Veteran feedback</w:t>
      </w:r>
      <w:r w:rsidR="006B6ABB">
        <w:rPr>
          <w:rFonts w:ascii="Arial" w:eastAsia="Times New Roman" w:hAnsi="Arial" w:cs="Arial"/>
          <w:sz w:val="24"/>
          <w:szCs w:val="24"/>
          <w14:ligatures w14:val="none"/>
        </w:rPr>
        <w:t xml:space="preserve"> </w:t>
      </w:r>
    </w:p>
    <w:p w14:paraId="55253E07" w14:textId="307788B5" w:rsidR="0026793D" w:rsidRPr="0026793D" w:rsidRDefault="0026793D" w:rsidP="000A23E7">
      <w:pPr>
        <w:numPr>
          <w:ilvl w:val="0"/>
          <w:numId w:val="1"/>
        </w:numPr>
        <w:spacing w:after="0" w:line="240" w:lineRule="auto"/>
        <w:rPr>
          <w:rFonts w:ascii="Arial" w:eastAsia="Times New Roman" w:hAnsi="Arial" w:cs="Arial"/>
          <w:sz w:val="24"/>
          <w:szCs w:val="24"/>
          <w14:ligatures w14:val="none"/>
        </w:rPr>
      </w:pPr>
      <w:r w:rsidRPr="0026793D">
        <w:rPr>
          <w:rFonts w:ascii="Arial" w:eastAsia="Times New Roman" w:hAnsi="Arial" w:cs="Arial"/>
          <w:sz w:val="24"/>
          <w:szCs w:val="24"/>
          <w14:ligatures w14:val="none"/>
        </w:rPr>
        <w:t>Reconciliation of specimens to obtain blood from as many MVP participants as possible</w:t>
      </w:r>
    </w:p>
    <w:p w14:paraId="10C98077" w14:textId="2C04B3CA" w:rsidR="0026793D" w:rsidRPr="0026793D" w:rsidRDefault="0026793D" w:rsidP="000A23E7">
      <w:pPr>
        <w:numPr>
          <w:ilvl w:val="0"/>
          <w:numId w:val="1"/>
        </w:numPr>
        <w:spacing w:after="0" w:line="240" w:lineRule="auto"/>
        <w:rPr>
          <w:rFonts w:ascii="Arial" w:eastAsia="Times New Roman" w:hAnsi="Arial" w:cs="Arial"/>
          <w:sz w:val="24"/>
          <w:szCs w:val="24"/>
          <w14:ligatures w14:val="none"/>
        </w:rPr>
      </w:pPr>
      <w:r w:rsidRPr="0026793D">
        <w:rPr>
          <w:rFonts w:ascii="Arial" w:eastAsia="Times New Roman" w:hAnsi="Arial" w:cs="Arial"/>
          <w:sz w:val="24"/>
          <w:szCs w:val="24"/>
          <w14:ligatures w14:val="none"/>
        </w:rPr>
        <w:t xml:space="preserve">Review of internal </w:t>
      </w:r>
      <w:r w:rsidR="00057B10">
        <w:rPr>
          <w:rFonts w:ascii="Arial" w:eastAsia="Times New Roman" w:hAnsi="Arial" w:cs="Arial"/>
          <w:sz w:val="24"/>
          <w:szCs w:val="24"/>
          <w14:ligatures w14:val="none"/>
        </w:rPr>
        <w:t>processes and procedures</w:t>
      </w:r>
      <w:r w:rsidRPr="0026793D">
        <w:rPr>
          <w:rFonts w:ascii="Arial" w:eastAsia="Times New Roman" w:hAnsi="Arial" w:cs="Arial"/>
          <w:sz w:val="24"/>
          <w:szCs w:val="24"/>
          <w14:ligatures w14:val="none"/>
        </w:rPr>
        <w:t xml:space="preserve"> for streamlined</w:t>
      </w:r>
      <w:r w:rsidR="00057B10">
        <w:rPr>
          <w:rFonts w:ascii="Arial" w:eastAsia="Times New Roman" w:hAnsi="Arial" w:cs="Arial"/>
          <w:sz w:val="24"/>
          <w:szCs w:val="24"/>
          <w14:ligatures w14:val="none"/>
        </w:rPr>
        <w:t xml:space="preserve"> and </w:t>
      </w:r>
      <w:r w:rsidRPr="0026793D">
        <w:rPr>
          <w:rFonts w:ascii="Arial" w:eastAsia="Times New Roman" w:hAnsi="Arial" w:cs="Arial"/>
          <w:sz w:val="24"/>
          <w:szCs w:val="24"/>
          <w14:ligatures w14:val="none"/>
        </w:rPr>
        <w:t xml:space="preserve">enhanced </w:t>
      </w:r>
      <w:r w:rsidR="003B6A67">
        <w:rPr>
          <w:rFonts w:ascii="Arial" w:eastAsia="Times New Roman" w:hAnsi="Arial" w:cs="Arial"/>
          <w:sz w:val="24"/>
          <w:szCs w:val="24"/>
          <w14:ligatures w14:val="none"/>
        </w:rPr>
        <w:t>program administration</w:t>
      </w:r>
    </w:p>
    <w:p w14:paraId="1D521A9E" w14:textId="787EAB88" w:rsidR="0026793D" w:rsidRPr="0026793D" w:rsidRDefault="0026793D" w:rsidP="000A23E7">
      <w:pPr>
        <w:numPr>
          <w:ilvl w:val="0"/>
          <w:numId w:val="1"/>
        </w:numPr>
        <w:spacing w:after="0" w:line="240" w:lineRule="auto"/>
        <w:rPr>
          <w:rFonts w:ascii="Arial" w:eastAsia="Times New Roman" w:hAnsi="Arial" w:cs="Arial"/>
          <w:sz w:val="24"/>
          <w:szCs w:val="24"/>
          <w14:ligatures w14:val="none"/>
        </w:rPr>
      </w:pPr>
      <w:r w:rsidRPr="0026793D">
        <w:rPr>
          <w:rFonts w:ascii="Arial" w:eastAsia="Times New Roman" w:hAnsi="Arial" w:cs="Arial"/>
          <w:sz w:val="24"/>
          <w:szCs w:val="24"/>
          <w14:ligatures w14:val="none"/>
        </w:rPr>
        <w:t>Enhanced MVP Online user interface and user experience</w:t>
      </w:r>
      <w:r w:rsidR="00C71F94">
        <w:rPr>
          <w:rFonts w:ascii="Arial" w:eastAsia="Times New Roman" w:hAnsi="Arial" w:cs="Arial"/>
          <w:sz w:val="24"/>
          <w:szCs w:val="24"/>
          <w14:ligatures w14:val="none"/>
        </w:rPr>
        <w:t xml:space="preserve"> </w:t>
      </w:r>
      <w:r w:rsidR="0043261E">
        <w:rPr>
          <w:rFonts w:ascii="Arial" w:eastAsia="Times New Roman" w:hAnsi="Arial" w:cs="Arial"/>
          <w:sz w:val="24"/>
          <w:szCs w:val="24"/>
          <w14:ligatures w14:val="none"/>
        </w:rPr>
        <w:t>to support</w:t>
      </w:r>
      <w:r w:rsidR="00B628AE">
        <w:rPr>
          <w:rFonts w:ascii="Arial" w:eastAsia="Times New Roman" w:hAnsi="Arial" w:cs="Arial"/>
          <w:sz w:val="24"/>
          <w:szCs w:val="24"/>
          <w14:ligatures w14:val="none"/>
        </w:rPr>
        <w:t xml:space="preserve"> </w:t>
      </w:r>
      <w:r w:rsidR="005F59B9">
        <w:rPr>
          <w:rFonts w:ascii="Arial" w:eastAsia="Times New Roman" w:hAnsi="Arial" w:cs="Arial"/>
          <w:sz w:val="24"/>
          <w:szCs w:val="24"/>
          <w14:ligatures w14:val="none"/>
        </w:rPr>
        <w:t>driving more</w:t>
      </w:r>
      <w:r w:rsidR="007522A9">
        <w:rPr>
          <w:rFonts w:ascii="Arial" w:eastAsia="Times New Roman" w:hAnsi="Arial" w:cs="Arial"/>
          <w:sz w:val="24"/>
          <w:szCs w:val="24"/>
          <w14:ligatures w14:val="none"/>
        </w:rPr>
        <w:t xml:space="preserve"> enrollment to the online platform</w:t>
      </w:r>
      <w:r w:rsidR="00893382">
        <w:rPr>
          <w:rFonts w:ascii="Arial" w:eastAsia="Times New Roman" w:hAnsi="Arial" w:cs="Arial"/>
          <w:sz w:val="24"/>
          <w:szCs w:val="24"/>
          <w14:ligatures w14:val="none"/>
        </w:rPr>
        <w:t xml:space="preserve"> and </w:t>
      </w:r>
      <w:r w:rsidR="002E2476">
        <w:rPr>
          <w:rFonts w:ascii="Arial" w:eastAsia="Times New Roman" w:hAnsi="Arial" w:cs="Arial"/>
          <w:sz w:val="24"/>
          <w:szCs w:val="24"/>
          <w14:ligatures w14:val="none"/>
        </w:rPr>
        <w:t>shifting some staffing resources to other activities</w:t>
      </w:r>
      <w:r w:rsidR="007522A9">
        <w:rPr>
          <w:rFonts w:ascii="Arial" w:eastAsia="Times New Roman" w:hAnsi="Arial" w:cs="Arial"/>
          <w:sz w:val="24"/>
          <w:szCs w:val="24"/>
          <w14:ligatures w14:val="none"/>
        </w:rPr>
        <w:t>.</w:t>
      </w:r>
    </w:p>
    <w:p w14:paraId="7D0DB2F9" w14:textId="77777777" w:rsidR="008C4D95" w:rsidRDefault="008C4D95" w:rsidP="0026793D">
      <w:pPr>
        <w:spacing w:after="0" w:line="240" w:lineRule="auto"/>
        <w:rPr>
          <w:rFonts w:ascii="Arial" w:eastAsia="Times New Roman" w:hAnsi="Arial" w:cs="Arial"/>
          <w:sz w:val="24"/>
          <w:szCs w:val="24"/>
          <w14:ligatures w14:val="none"/>
        </w:rPr>
      </w:pPr>
    </w:p>
    <w:p w14:paraId="15AD0212" w14:textId="77777777" w:rsidR="002B6BC4" w:rsidRPr="00513D9C" w:rsidRDefault="002B6BC4" w:rsidP="008C4D95">
      <w:pPr>
        <w:spacing w:after="0" w:line="240" w:lineRule="auto"/>
        <w:rPr>
          <w:rFonts w:ascii="Arial" w:eastAsia="Times New Roman" w:hAnsi="Arial" w:cs="Arial"/>
          <w:sz w:val="24"/>
          <w:szCs w:val="24"/>
          <w14:ligatures w14:val="none"/>
        </w:rPr>
      </w:pPr>
    </w:p>
    <w:p w14:paraId="0B4EB6E3" w14:textId="77777777" w:rsidR="002B6BC4" w:rsidRDefault="002B6BC4" w:rsidP="002B6BC4">
      <w:pPr>
        <w:numPr>
          <w:ilvl w:val="0"/>
          <w:numId w:val="1"/>
        </w:numPr>
        <w:tabs>
          <w:tab w:val="clear" w:pos="720"/>
          <w:tab w:val="num" w:pos="360"/>
          <w:tab w:val="left" w:pos="540"/>
        </w:tabs>
        <w:spacing w:after="0" w:line="240" w:lineRule="auto"/>
        <w:ind w:left="360"/>
        <w:rPr>
          <w:rFonts w:ascii="Arial" w:eastAsia="Times New Roman" w:hAnsi="Arial" w:cs="Arial"/>
          <w:b/>
          <w:bCs/>
          <w:sz w:val="24"/>
          <w:szCs w:val="24"/>
          <w14:ligatures w14:val="none"/>
        </w:rPr>
      </w:pPr>
      <w:r w:rsidRPr="002B6BC4">
        <w:rPr>
          <w:rFonts w:ascii="Arial" w:eastAsia="Times New Roman" w:hAnsi="Arial" w:cs="Arial"/>
          <w:b/>
          <w:bCs/>
          <w:sz w:val="24"/>
          <w:szCs w:val="24"/>
          <w14:ligatures w14:val="none"/>
        </w:rPr>
        <w:t>When is the collection expected to meet its target goal?</w:t>
      </w:r>
    </w:p>
    <w:p w14:paraId="2F08E408" w14:textId="03C29117" w:rsidR="002B6BC4" w:rsidRDefault="002B6BC4" w:rsidP="002B6BC4">
      <w:pPr>
        <w:tabs>
          <w:tab w:val="left" w:pos="540"/>
        </w:tabs>
        <w:spacing w:after="0" w:line="240" w:lineRule="auto"/>
        <w:ind w:left="360"/>
        <w:rPr>
          <w:rFonts w:ascii="Arial" w:eastAsia="Times New Roman" w:hAnsi="Arial" w:cs="Arial"/>
          <w:b/>
          <w:bCs/>
          <w:sz w:val="24"/>
          <w:szCs w:val="24"/>
          <w14:ligatures w14:val="none"/>
        </w:rPr>
      </w:pPr>
      <w:r>
        <w:rPr>
          <w:rFonts w:ascii="Arial" w:hAnsi="Arial" w:cs="Arial"/>
          <w:sz w:val="24"/>
          <w:szCs w:val="24"/>
        </w:rPr>
        <w:lastRenderedPageBreak/>
        <w:t>As</w:t>
      </w:r>
      <w:r w:rsidR="00B82378">
        <w:rPr>
          <w:rFonts w:ascii="Arial" w:hAnsi="Arial" w:cs="Arial"/>
          <w:sz w:val="24"/>
          <w:szCs w:val="24"/>
        </w:rPr>
        <w:t xml:space="preserve"> </w:t>
      </w:r>
      <w:r w:rsidRPr="002A54D2">
        <w:rPr>
          <w:rFonts w:ascii="Arial" w:hAnsi="Arial" w:cs="Arial"/>
          <w:sz w:val="24"/>
          <w:szCs w:val="24"/>
        </w:rPr>
        <w:t xml:space="preserve">MVP </w:t>
      </w:r>
      <w:r w:rsidR="00B82378">
        <w:rPr>
          <w:rFonts w:ascii="Arial" w:hAnsi="Arial" w:cs="Arial"/>
          <w:sz w:val="24"/>
          <w:szCs w:val="24"/>
        </w:rPr>
        <w:t>does not have a</w:t>
      </w:r>
      <w:r w:rsidR="00922DE6">
        <w:rPr>
          <w:rFonts w:ascii="Arial" w:hAnsi="Arial" w:cs="Arial"/>
          <w:sz w:val="24"/>
          <w:szCs w:val="24"/>
        </w:rPr>
        <w:t>n overarching end goal for</w:t>
      </w:r>
      <w:r w:rsidR="00B82378">
        <w:rPr>
          <w:rFonts w:ascii="Arial" w:hAnsi="Arial" w:cs="Arial"/>
          <w:sz w:val="24"/>
          <w:szCs w:val="24"/>
        </w:rPr>
        <w:t xml:space="preserve"> </w:t>
      </w:r>
      <w:r w:rsidR="00DF16AD">
        <w:rPr>
          <w:rFonts w:ascii="Arial" w:hAnsi="Arial" w:cs="Arial"/>
          <w:sz w:val="24"/>
          <w:szCs w:val="24"/>
        </w:rPr>
        <w:t xml:space="preserve">enrollment </w:t>
      </w:r>
      <w:r w:rsidR="007F401D">
        <w:rPr>
          <w:rFonts w:ascii="Arial" w:hAnsi="Arial" w:cs="Arial"/>
          <w:sz w:val="24"/>
          <w:szCs w:val="24"/>
        </w:rPr>
        <w:t xml:space="preserve">to keep </w:t>
      </w:r>
      <w:r w:rsidR="002A0006">
        <w:rPr>
          <w:rFonts w:ascii="Arial" w:hAnsi="Arial" w:cs="Arial"/>
          <w:sz w:val="24"/>
          <w:szCs w:val="24"/>
        </w:rPr>
        <w:t xml:space="preserve">the program relevant to </w:t>
      </w:r>
      <w:r w:rsidR="61047CDD" w:rsidRPr="2F212EC2">
        <w:rPr>
          <w:rFonts w:ascii="Arial" w:hAnsi="Arial" w:cs="Arial"/>
          <w:sz w:val="24"/>
          <w:szCs w:val="24"/>
        </w:rPr>
        <w:t>todays</w:t>
      </w:r>
      <w:r w:rsidR="00DD0267">
        <w:rPr>
          <w:rFonts w:ascii="Arial" w:hAnsi="Arial" w:cs="Arial"/>
          <w:sz w:val="24"/>
          <w:szCs w:val="24"/>
        </w:rPr>
        <w:t xml:space="preserve"> and tomorrow’s Veterans</w:t>
      </w:r>
      <w:r w:rsidR="00DF16AD">
        <w:rPr>
          <w:rFonts w:ascii="Arial" w:hAnsi="Arial" w:cs="Arial"/>
          <w:sz w:val="24"/>
          <w:szCs w:val="24"/>
        </w:rPr>
        <w:t xml:space="preserve">, </w:t>
      </w:r>
      <w:r w:rsidR="00297099">
        <w:rPr>
          <w:rFonts w:ascii="Arial" w:hAnsi="Arial" w:cs="Arial"/>
          <w:sz w:val="24"/>
          <w:szCs w:val="24"/>
        </w:rPr>
        <w:t>it is expected that enrollment would continue indefinitely</w:t>
      </w:r>
      <w:r w:rsidRPr="0D16829B">
        <w:rPr>
          <w:rFonts w:ascii="Arial" w:hAnsi="Arial" w:cs="Arial"/>
          <w:sz w:val="24"/>
          <w:szCs w:val="24"/>
        </w:rPr>
        <w:t>.</w:t>
      </w:r>
      <w:r w:rsidR="00950E63">
        <w:rPr>
          <w:rFonts w:ascii="Arial" w:hAnsi="Arial" w:cs="Arial"/>
          <w:sz w:val="24"/>
          <w:szCs w:val="24"/>
        </w:rPr>
        <w:t xml:space="preserve"> </w:t>
      </w:r>
      <w:r w:rsidR="00DD0267">
        <w:rPr>
          <w:rFonts w:ascii="Arial" w:hAnsi="Arial" w:cs="Arial"/>
          <w:sz w:val="24"/>
          <w:szCs w:val="24"/>
        </w:rPr>
        <w:t xml:space="preserve">Enrollment </w:t>
      </w:r>
      <w:r w:rsidR="00C43C80">
        <w:rPr>
          <w:rFonts w:ascii="Arial" w:hAnsi="Arial" w:cs="Arial"/>
          <w:sz w:val="24"/>
          <w:szCs w:val="24"/>
        </w:rPr>
        <w:t xml:space="preserve">targets will continue to be evaluated and </w:t>
      </w:r>
      <w:r w:rsidR="00E60328">
        <w:rPr>
          <w:rFonts w:ascii="Arial" w:hAnsi="Arial" w:cs="Arial"/>
          <w:sz w:val="24"/>
          <w:szCs w:val="24"/>
        </w:rPr>
        <w:t xml:space="preserve">adjusted based on </w:t>
      </w:r>
      <w:r w:rsidR="00301659">
        <w:rPr>
          <w:rFonts w:ascii="Arial" w:hAnsi="Arial" w:cs="Arial"/>
          <w:sz w:val="24"/>
          <w:szCs w:val="24"/>
        </w:rPr>
        <w:t xml:space="preserve">Veteran and </w:t>
      </w:r>
      <w:r w:rsidR="4A68243D" w:rsidRPr="798E36B6">
        <w:rPr>
          <w:rFonts w:ascii="Arial" w:hAnsi="Arial" w:cs="Arial"/>
          <w:sz w:val="24"/>
          <w:szCs w:val="24"/>
        </w:rPr>
        <w:t xml:space="preserve">VHA </w:t>
      </w:r>
      <w:r w:rsidR="00E60328">
        <w:rPr>
          <w:rFonts w:ascii="Arial" w:hAnsi="Arial" w:cs="Arial"/>
          <w:sz w:val="24"/>
          <w:szCs w:val="24"/>
        </w:rPr>
        <w:t>clinical needs</w:t>
      </w:r>
      <w:r w:rsidR="00234BA6">
        <w:rPr>
          <w:rFonts w:ascii="Arial" w:hAnsi="Arial" w:cs="Arial"/>
          <w:sz w:val="24"/>
          <w:szCs w:val="24"/>
        </w:rPr>
        <w:t xml:space="preserve"> and </w:t>
      </w:r>
      <w:r w:rsidR="00E55209" w:rsidRPr="798E36B6">
        <w:rPr>
          <w:rFonts w:ascii="Arial" w:hAnsi="Arial" w:cs="Arial"/>
          <w:sz w:val="24"/>
          <w:szCs w:val="24"/>
        </w:rPr>
        <w:t>evolving</w:t>
      </w:r>
      <w:r w:rsidR="00E60328">
        <w:rPr>
          <w:rFonts w:ascii="Arial" w:hAnsi="Arial" w:cs="Arial"/>
          <w:sz w:val="24"/>
          <w:szCs w:val="24"/>
        </w:rPr>
        <w:t xml:space="preserve"> demographics</w:t>
      </w:r>
      <w:r w:rsidR="00234BA6">
        <w:rPr>
          <w:rFonts w:ascii="Arial" w:hAnsi="Arial" w:cs="Arial"/>
          <w:sz w:val="24"/>
          <w:szCs w:val="24"/>
        </w:rPr>
        <w:t>.</w:t>
      </w:r>
      <w:r w:rsidR="00A3305F" w:rsidRPr="00A3305F">
        <w:rPr>
          <w:rFonts w:eastAsia="Times New Roman"/>
          <w14:ligatures w14:val="none"/>
        </w:rPr>
        <w:t xml:space="preserve"> </w:t>
      </w:r>
      <w:r w:rsidR="000975A1">
        <w:rPr>
          <w:rFonts w:ascii="Arial" w:hAnsi="Arial" w:cs="Arial"/>
          <w:sz w:val="24"/>
          <w:szCs w:val="24"/>
        </w:rPr>
        <w:t xml:space="preserve">To keep the cohort vital and </w:t>
      </w:r>
      <w:proofErr w:type="gramStart"/>
      <w:r w:rsidR="000975A1">
        <w:rPr>
          <w:rFonts w:ascii="Arial" w:hAnsi="Arial" w:cs="Arial"/>
          <w:sz w:val="24"/>
          <w:szCs w:val="24"/>
        </w:rPr>
        <w:t>up</w:t>
      </w:r>
      <w:r w:rsidR="00E5142A">
        <w:rPr>
          <w:rFonts w:ascii="Arial" w:hAnsi="Arial" w:cs="Arial"/>
          <w:sz w:val="24"/>
          <w:szCs w:val="24"/>
        </w:rPr>
        <w:t>-to-date</w:t>
      </w:r>
      <w:proofErr w:type="gramEnd"/>
      <w:r w:rsidR="00E5142A">
        <w:rPr>
          <w:rFonts w:ascii="Arial" w:hAnsi="Arial" w:cs="Arial"/>
          <w:sz w:val="24"/>
          <w:szCs w:val="24"/>
        </w:rPr>
        <w:t>, we</w:t>
      </w:r>
      <w:r w:rsidR="00A3305F" w:rsidRPr="00A3305F">
        <w:rPr>
          <w:rFonts w:ascii="Arial" w:hAnsi="Arial" w:cs="Arial"/>
          <w:sz w:val="24"/>
          <w:szCs w:val="24"/>
        </w:rPr>
        <w:t xml:space="preserve"> also need to collect new data from participants such as military exposure to increase the utility </w:t>
      </w:r>
      <w:r w:rsidR="00D61337">
        <w:rPr>
          <w:rFonts w:ascii="Arial" w:hAnsi="Arial" w:cs="Arial"/>
          <w:sz w:val="24"/>
          <w:szCs w:val="24"/>
        </w:rPr>
        <w:t>for clinical care</w:t>
      </w:r>
      <w:r w:rsidR="00A3305F" w:rsidRPr="00A3305F">
        <w:rPr>
          <w:rFonts w:ascii="Arial" w:hAnsi="Arial" w:cs="Arial"/>
          <w:sz w:val="24"/>
          <w:szCs w:val="24"/>
        </w:rPr>
        <w:t>.</w:t>
      </w:r>
    </w:p>
    <w:p w14:paraId="24D9C850" w14:textId="77777777" w:rsidR="002B6BC4" w:rsidRPr="002B6BC4" w:rsidRDefault="002B6BC4" w:rsidP="002B6BC4">
      <w:pPr>
        <w:tabs>
          <w:tab w:val="left" w:pos="540"/>
        </w:tabs>
        <w:spacing w:after="0" w:line="240" w:lineRule="auto"/>
        <w:ind w:left="360"/>
        <w:rPr>
          <w:rFonts w:ascii="Arial" w:eastAsia="Times New Roman" w:hAnsi="Arial" w:cs="Arial"/>
          <w:b/>
          <w:bCs/>
          <w:sz w:val="24"/>
          <w:szCs w:val="24"/>
          <w14:ligatures w14:val="none"/>
        </w:rPr>
      </w:pPr>
    </w:p>
    <w:p w14:paraId="65CADF88" w14:textId="781C233C" w:rsidR="002B6BC4" w:rsidRPr="002B6BC4" w:rsidRDefault="002B6BC4" w:rsidP="002B6BC4">
      <w:pPr>
        <w:numPr>
          <w:ilvl w:val="0"/>
          <w:numId w:val="1"/>
        </w:numPr>
        <w:tabs>
          <w:tab w:val="clear" w:pos="720"/>
          <w:tab w:val="num" w:pos="360"/>
          <w:tab w:val="left" w:pos="540"/>
        </w:tabs>
        <w:spacing w:after="0" w:line="240" w:lineRule="auto"/>
        <w:ind w:left="360"/>
        <w:rPr>
          <w:rFonts w:ascii="Arial" w:eastAsia="Times New Roman" w:hAnsi="Arial" w:cs="Arial"/>
          <w:b/>
          <w:bCs/>
          <w:sz w:val="24"/>
          <w:szCs w:val="24"/>
          <w14:ligatures w14:val="none"/>
        </w:rPr>
      </w:pPr>
      <w:r w:rsidRPr="002B6BC4">
        <w:rPr>
          <w:rFonts w:ascii="Arial" w:eastAsia="Times New Roman" w:hAnsi="Arial" w:cs="Arial"/>
          <w:b/>
          <w:bCs/>
          <w:sz w:val="24"/>
          <w:szCs w:val="24"/>
          <w14:ligatures w14:val="none"/>
        </w:rPr>
        <w:t>How is the database being used for research</w:t>
      </w:r>
      <w:r w:rsidR="004148C8">
        <w:rPr>
          <w:rFonts w:ascii="Arial" w:eastAsia="Times New Roman" w:hAnsi="Arial" w:cs="Arial"/>
          <w:b/>
          <w:bCs/>
          <w:sz w:val="24"/>
          <w:szCs w:val="24"/>
          <w14:ligatures w14:val="none"/>
        </w:rPr>
        <w:t>?</w:t>
      </w:r>
    </w:p>
    <w:p w14:paraId="7666B0CC" w14:textId="08FAF899" w:rsidR="68C47E36" w:rsidRDefault="68C47E36" w:rsidP="0DD54960">
      <w:pPr>
        <w:tabs>
          <w:tab w:val="num" w:pos="360"/>
          <w:tab w:val="left" w:pos="540"/>
        </w:tabs>
        <w:spacing w:after="0" w:line="240" w:lineRule="auto"/>
        <w:ind w:left="360"/>
        <w:rPr>
          <w:rFonts w:ascii="Arial" w:eastAsia="Times New Roman" w:hAnsi="Arial" w:cs="Arial"/>
          <w:b/>
          <w:bCs/>
          <w:sz w:val="24"/>
          <w:szCs w:val="24"/>
        </w:rPr>
      </w:pPr>
    </w:p>
    <w:p w14:paraId="58B9D2AA" w14:textId="55EA1F1B" w:rsidR="1299DC5F" w:rsidRDefault="0ABC7F3A" w:rsidP="164D0335">
      <w:pPr>
        <w:tabs>
          <w:tab w:val="num" w:pos="360"/>
          <w:tab w:val="left" w:pos="540"/>
        </w:tabs>
        <w:spacing w:after="0" w:line="240" w:lineRule="auto"/>
        <w:ind w:left="360"/>
        <w:rPr>
          <w:rFonts w:ascii="Arial" w:eastAsia="Times New Roman" w:hAnsi="Arial" w:cs="Arial"/>
          <w:sz w:val="24"/>
          <w:szCs w:val="24"/>
        </w:rPr>
      </w:pPr>
      <w:r w:rsidRPr="2DA75FA1">
        <w:rPr>
          <w:rFonts w:ascii="Arial" w:eastAsia="Times New Roman" w:hAnsi="Arial" w:cs="Arial"/>
          <w:sz w:val="24"/>
          <w:szCs w:val="24"/>
        </w:rPr>
        <w:t>A</w:t>
      </w:r>
      <w:r w:rsidRPr="2B296DF9">
        <w:rPr>
          <w:rFonts w:ascii="Arial" w:eastAsia="Times New Roman" w:hAnsi="Arial" w:cs="Arial"/>
          <w:sz w:val="24"/>
          <w:szCs w:val="24"/>
        </w:rPr>
        <w:t xml:space="preserve">pproved VA researchers access coded genetic, electronic health record, and survey data </w:t>
      </w:r>
      <w:r w:rsidR="1A2DCF98" w:rsidRPr="5A1CA763">
        <w:rPr>
          <w:rFonts w:ascii="Arial" w:eastAsia="Times New Roman" w:hAnsi="Arial" w:cs="Arial"/>
          <w:sz w:val="24"/>
          <w:szCs w:val="24"/>
        </w:rPr>
        <w:t>from MVP participants</w:t>
      </w:r>
      <w:r w:rsidRPr="507399C6">
        <w:rPr>
          <w:rFonts w:ascii="Arial" w:eastAsia="Times New Roman" w:hAnsi="Arial" w:cs="Arial"/>
          <w:sz w:val="24"/>
          <w:szCs w:val="24"/>
        </w:rPr>
        <w:t xml:space="preserve"> </w:t>
      </w:r>
      <w:r w:rsidRPr="2B296DF9">
        <w:rPr>
          <w:rFonts w:ascii="Arial" w:eastAsia="Times New Roman" w:hAnsi="Arial" w:cs="Arial"/>
          <w:sz w:val="24"/>
          <w:szCs w:val="24"/>
        </w:rPr>
        <w:t>behind the VA firewall</w:t>
      </w:r>
      <w:r w:rsidR="32988C33" w:rsidRPr="2B296DF9">
        <w:rPr>
          <w:rFonts w:ascii="Arial" w:eastAsia="Times New Roman" w:hAnsi="Arial" w:cs="Arial"/>
          <w:sz w:val="24"/>
          <w:szCs w:val="24"/>
        </w:rPr>
        <w:t xml:space="preserve"> in the MVP scientific computing environment, </w:t>
      </w:r>
      <w:commentRangeStart w:id="3"/>
      <w:proofErr w:type="spellStart"/>
      <w:r w:rsidR="32988C33" w:rsidRPr="2B296DF9">
        <w:rPr>
          <w:rFonts w:ascii="Arial" w:eastAsia="Times New Roman" w:hAnsi="Arial" w:cs="Arial"/>
          <w:sz w:val="24"/>
          <w:szCs w:val="24"/>
        </w:rPr>
        <w:t>Genisis</w:t>
      </w:r>
      <w:commentRangeEnd w:id="3"/>
      <w:proofErr w:type="spellEnd"/>
      <w:r w:rsidR="00610886">
        <w:rPr>
          <w:rStyle w:val="CommentReference"/>
        </w:rPr>
        <w:commentReference w:id="3"/>
      </w:r>
      <w:r w:rsidR="00AA7EFE">
        <w:rPr>
          <w:rFonts w:ascii="Arial" w:eastAsia="Times New Roman" w:hAnsi="Arial" w:cs="Arial"/>
          <w:sz w:val="24"/>
          <w:szCs w:val="24"/>
        </w:rPr>
        <w:t xml:space="preserve"> and the associated VA Enterprise Cloud</w:t>
      </w:r>
      <w:r w:rsidR="00E95AE8">
        <w:rPr>
          <w:rFonts w:ascii="Arial" w:eastAsia="Times New Roman" w:hAnsi="Arial" w:cs="Arial"/>
          <w:sz w:val="24"/>
          <w:szCs w:val="24"/>
        </w:rPr>
        <w:t xml:space="preserve">, where all the required analytic tools are provided. </w:t>
      </w:r>
      <w:r w:rsidR="32988C33" w:rsidRPr="2B296DF9">
        <w:rPr>
          <w:rFonts w:ascii="Arial" w:eastAsia="Times New Roman" w:hAnsi="Arial" w:cs="Arial"/>
          <w:sz w:val="24"/>
          <w:szCs w:val="24"/>
        </w:rPr>
        <w:t>When c</w:t>
      </w:r>
      <w:r w:rsidRPr="2B296DF9">
        <w:rPr>
          <w:rFonts w:ascii="Arial" w:eastAsia="Times New Roman" w:hAnsi="Arial" w:cs="Arial"/>
          <w:sz w:val="24"/>
          <w:szCs w:val="24"/>
        </w:rPr>
        <w:t>ombined, these data are used to</w:t>
      </w:r>
      <w:r w:rsidR="66DF91E7" w:rsidRPr="2B296DF9">
        <w:rPr>
          <w:rFonts w:ascii="Arial" w:eastAsia="Times New Roman" w:hAnsi="Arial" w:cs="Arial"/>
          <w:sz w:val="24"/>
          <w:szCs w:val="24"/>
        </w:rPr>
        <w:t xml:space="preserve"> investigate </w:t>
      </w:r>
      <w:r w:rsidR="2F2BC902" w:rsidRPr="2B296DF9">
        <w:rPr>
          <w:rFonts w:ascii="Arial" w:eastAsia="Times New Roman" w:hAnsi="Arial" w:cs="Arial"/>
          <w:sz w:val="24"/>
          <w:szCs w:val="24"/>
        </w:rPr>
        <w:t>the impacts of genes, lifestyle, and exposures on health conditions</w:t>
      </w:r>
      <w:r w:rsidR="6285B245" w:rsidRPr="1C2A3476">
        <w:rPr>
          <w:rFonts w:ascii="Arial" w:eastAsia="Times New Roman" w:hAnsi="Arial" w:cs="Arial"/>
          <w:sz w:val="24"/>
          <w:szCs w:val="24"/>
        </w:rPr>
        <w:t xml:space="preserve"> </w:t>
      </w:r>
      <w:r w:rsidR="6285B245" w:rsidRPr="2AB9E1E2">
        <w:rPr>
          <w:rFonts w:ascii="Arial" w:eastAsia="Times New Roman" w:hAnsi="Arial" w:cs="Arial"/>
          <w:sz w:val="24"/>
          <w:szCs w:val="24"/>
        </w:rPr>
        <w:t xml:space="preserve">important to </w:t>
      </w:r>
      <w:r w:rsidR="6285B245" w:rsidRPr="5217F88B">
        <w:rPr>
          <w:rFonts w:ascii="Arial" w:eastAsia="Times New Roman" w:hAnsi="Arial" w:cs="Arial"/>
          <w:sz w:val="24"/>
          <w:szCs w:val="24"/>
        </w:rPr>
        <w:t>Veterans</w:t>
      </w:r>
      <w:r w:rsidR="00C67CC5">
        <w:rPr>
          <w:rFonts w:ascii="Arial" w:eastAsia="Times New Roman" w:hAnsi="Arial" w:cs="Arial"/>
          <w:sz w:val="24"/>
          <w:szCs w:val="24"/>
        </w:rPr>
        <w:t xml:space="preserve"> and relevant </w:t>
      </w:r>
      <w:r w:rsidR="2F2BC902" w:rsidRPr="2B296DF9">
        <w:rPr>
          <w:rFonts w:ascii="Arial" w:eastAsia="Times New Roman" w:hAnsi="Arial" w:cs="Arial"/>
          <w:sz w:val="24"/>
          <w:szCs w:val="24"/>
        </w:rPr>
        <w:t xml:space="preserve">discoveries </w:t>
      </w:r>
      <w:r w:rsidR="00D95CA6">
        <w:rPr>
          <w:rFonts w:ascii="Arial" w:eastAsia="Times New Roman" w:hAnsi="Arial" w:cs="Arial"/>
          <w:sz w:val="24"/>
          <w:szCs w:val="24"/>
        </w:rPr>
        <w:t xml:space="preserve">advanced to </w:t>
      </w:r>
      <w:r w:rsidR="2F2BC902" w:rsidRPr="2B296DF9">
        <w:rPr>
          <w:rFonts w:ascii="Arial" w:eastAsia="Times New Roman" w:hAnsi="Arial" w:cs="Arial"/>
          <w:sz w:val="24"/>
          <w:szCs w:val="24"/>
        </w:rPr>
        <w:t xml:space="preserve">inform VHA clinical care. </w:t>
      </w:r>
    </w:p>
    <w:p w14:paraId="35BD8089" w14:textId="77777777" w:rsidR="00AA7EFE" w:rsidRPr="00AA7EFE" w:rsidRDefault="00AA7EFE" w:rsidP="00AA7EFE">
      <w:pPr>
        <w:spacing w:after="0" w:line="276" w:lineRule="auto"/>
        <w:ind w:left="360"/>
        <w:rPr>
          <w:rFonts w:ascii="Arial" w:hAnsi="Arial" w:cs="Arial"/>
        </w:rPr>
      </w:pPr>
    </w:p>
    <w:p w14:paraId="78C56ADB" w14:textId="6B19F325" w:rsidR="00D15978" w:rsidRPr="00D95CA6" w:rsidRDefault="00D15978" w:rsidP="00D15978">
      <w:pPr>
        <w:pStyle w:val="ListParagraph"/>
        <w:numPr>
          <w:ilvl w:val="0"/>
          <w:numId w:val="9"/>
        </w:numPr>
        <w:contextualSpacing w:val="0"/>
        <w:rPr>
          <w:rFonts w:ascii="Arial" w:hAnsi="Arial" w:cs="Arial"/>
          <w:sz w:val="24"/>
          <w:szCs w:val="24"/>
        </w:rPr>
      </w:pPr>
      <w:r w:rsidRPr="00D95CA6">
        <w:rPr>
          <w:rFonts w:ascii="Arial" w:hAnsi="Arial" w:cs="Arial"/>
          <w:sz w:val="24"/>
          <w:szCs w:val="24"/>
        </w:rPr>
        <w:t xml:space="preserve">Currently, </w:t>
      </w:r>
      <w:r w:rsidR="00AA7EFE" w:rsidRPr="00D95CA6">
        <w:rPr>
          <w:rFonts w:ascii="Arial" w:hAnsi="Arial" w:cs="Arial"/>
          <w:sz w:val="24"/>
          <w:szCs w:val="24"/>
        </w:rPr>
        <w:t xml:space="preserve">direct access to individual level </w:t>
      </w:r>
      <w:r w:rsidRPr="00D95CA6">
        <w:rPr>
          <w:rFonts w:ascii="Arial" w:hAnsi="Arial" w:cs="Arial"/>
          <w:sz w:val="24"/>
          <w:szCs w:val="24"/>
        </w:rPr>
        <w:t xml:space="preserve">MVP data is only available to approved VA-affiliated researchers, but we’re working on ways to expand secure access to a broader group of researchers and allow for even more discoveries. </w:t>
      </w:r>
    </w:p>
    <w:p w14:paraId="48A15D20" w14:textId="77777777" w:rsidR="00B9560F" w:rsidRPr="00D95CA6" w:rsidRDefault="00D15978" w:rsidP="00D15978">
      <w:pPr>
        <w:pStyle w:val="ListParagraph"/>
        <w:numPr>
          <w:ilvl w:val="0"/>
          <w:numId w:val="9"/>
        </w:numPr>
        <w:contextualSpacing w:val="0"/>
        <w:rPr>
          <w:rFonts w:ascii="Arial" w:hAnsi="Arial" w:cs="Arial"/>
          <w:sz w:val="24"/>
          <w:szCs w:val="24"/>
        </w:rPr>
      </w:pPr>
      <w:r w:rsidRPr="00D95CA6">
        <w:rPr>
          <w:rFonts w:ascii="Arial" w:hAnsi="Arial" w:cs="Arial"/>
          <w:sz w:val="24"/>
          <w:szCs w:val="24"/>
        </w:rPr>
        <w:t xml:space="preserve">Access to aggregate data and summary statistics from studies using MVP data are available in the </w:t>
      </w:r>
      <w:hyperlink r:id="rId11" w:history="1">
        <w:r w:rsidRPr="00D95CA6">
          <w:rPr>
            <w:rStyle w:val="Hyperlink"/>
            <w:rFonts w:ascii="Arial" w:hAnsi="Arial" w:cs="Arial"/>
            <w:sz w:val="24"/>
            <w:szCs w:val="24"/>
          </w:rPr>
          <w:t xml:space="preserve">NIH National Library of Medicine </w:t>
        </w:r>
        <w:proofErr w:type="spellStart"/>
        <w:r w:rsidRPr="00D95CA6">
          <w:rPr>
            <w:rStyle w:val="Hyperlink"/>
            <w:rFonts w:ascii="Arial" w:hAnsi="Arial" w:cs="Arial"/>
            <w:sz w:val="24"/>
            <w:szCs w:val="24"/>
          </w:rPr>
          <w:t>dbGaP</w:t>
        </w:r>
        <w:proofErr w:type="spellEnd"/>
        <w:r w:rsidRPr="00D95CA6">
          <w:rPr>
            <w:rStyle w:val="Hyperlink"/>
            <w:rFonts w:ascii="Arial" w:hAnsi="Arial" w:cs="Arial"/>
            <w:sz w:val="24"/>
            <w:szCs w:val="24"/>
          </w:rPr>
          <w:t xml:space="preserve"> resource</w:t>
        </w:r>
      </w:hyperlink>
      <w:r w:rsidRPr="00D95CA6">
        <w:rPr>
          <w:rFonts w:ascii="Arial" w:hAnsi="Arial" w:cs="Arial"/>
          <w:sz w:val="24"/>
          <w:szCs w:val="24"/>
        </w:rPr>
        <w:t xml:space="preserve"> to facilitate sharing with the broad research community.</w:t>
      </w:r>
    </w:p>
    <w:sectPr w:rsidR="00B9560F" w:rsidRPr="00D95CA6">
      <w:headerReference w:type="default" r:id="rId12"/>
      <w:footerReference w:type="default" r:id="rId13"/>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Friedland, Bruce I." w:date="2025-04-28T15:03:00Z" w:initials="BF">
    <w:p w14:paraId="07DFF7A6" w14:textId="77777777" w:rsidR="00610886" w:rsidRDefault="00610886" w:rsidP="00610886">
      <w:pPr>
        <w:pStyle w:val="CommentText"/>
      </w:pPr>
      <w:r>
        <w:rPr>
          <w:rStyle w:val="CommentReference"/>
        </w:rPr>
        <w:annotationRef/>
      </w:r>
      <w:r>
        <w:t>Need the definition of this acronym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7DFF7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038BA10E" w16cex:dateUtc="2025-04-28T19: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DFF7A6" w16cid:durableId="038BA10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76BD1E" w14:textId="77777777" w:rsidR="007769CF" w:rsidRDefault="007769CF" w:rsidP="00414CE8">
      <w:pPr>
        <w:spacing w:after="0" w:line="240" w:lineRule="auto"/>
      </w:pPr>
      <w:r>
        <w:separator/>
      </w:r>
    </w:p>
  </w:endnote>
  <w:endnote w:type="continuationSeparator" w:id="0">
    <w:p w14:paraId="045277F8" w14:textId="77777777" w:rsidR="007769CF" w:rsidRDefault="007769CF" w:rsidP="00414CE8">
      <w:pPr>
        <w:spacing w:after="0" w:line="240" w:lineRule="auto"/>
      </w:pPr>
      <w:r>
        <w:continuationSeparator/>
      </w:r>
    </w:p>
  </w:endnote>
  <w:endnote w:type="continuationNotice" w:id="1">
    <w:p w14:paraId="716F18CE" w14:textId="77777777" w:rsidR="007769CF" w:rsidRDefault="007769CF">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6A345CF2" w14:paraId="4554C6AE" w14:textId="77777777" w:rsidTr="6A345CF2">
      <w:trPr>
        <w:trHeight w:val="300"/>
      </w:trPr>
      <w:tc>
        <w:tcPr>
          <w:tcW w:w="3120" w:type="dxa"/>
        </w:tcPr>
        <w:p w14:paraId="28C40D31" w14:textId="6B06EF0D" w:rsidR="6A345CF2" w:rsidRDefault="6A345CF2" w:rsidP="6A345CF2">
          <w:pPr>
            <w:pStyle w:val="Header"/>
            <w:ind w:left="-115"/>
          </w:pPr>
        </w:p>
      </w:tc>
      <w:tc>
        <w:tcPr>
          <w:tcW w:w="3120" w:type="dxa"/>
        </w:tcPr>
        <w:p w14:paraId="1C8405DC" w14:textId="4D5F0291" w:rsidR="6A345CF2" w:rsidRDefault="6A345CF2" w:rsidP="6A345CF2">
          <w:pPr>
            <w:pStyle w:val="Header"/>
            <w:jc w:val="center"/>
          </w:pPr>
        </w:p>
      </w:tc>
      <w:tc>
        <w:tcPr>
          <w:tcW w:w="3120" w:type="dxa"/>
        </w:tcPr>
        <w:p w14:paraId="25140952" w14:textId="7083F929" w:rsidR="6A345CF2" w:rsidRDefault="6A345CF2" w:rsidP="6A345CF2">
          <w:pPr>
            <w:pStyle w:val="Header"/>
            <w:ind w:right="-115"/>
            <w:jc w:val="right"/>
          </w:pPr>
        </w:p>
      </w:tc>
    </w:tr>
  </w:tbl>
  <w:p w14:paraId="04AD2653" w14:textId="05E876B9" w:rsidR="00414CE8" w:rsidRDefault="00414C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8BD0E5" w14:textId="77777777" w:rsidR="007769CF" w:rsidRDefault="007769CF" w:rsidP="00414CE8">
      <w:pPr>
        <w:spacing w:after="0" w:line="240" w:lineRule="auto"/>
      </w:pPr>
      <w:r>
        <w:separator/>
      </w:r>
    </w:p>
  </w:footnote>
  <w:footnote w:type="continuationSeparator" w:id="0">
    <w:p w14:paraId="7CA31D21" w14:textId="77777777" w:rsidR="007769CF" w:rsidRDefault="007769CF" w:rsidP="00414CE8">
      <w:pPr>
        <w:spacing w:after="0" w:line="240" w:lineRule="auto"/>
      </w:pPr>
      <w:r>
        <w:continuationSeparator/>
      </w:r>
    </w:p>
  </w:footnote>
  <w:footnote w:type="continuationNotice" w:id="1">
    <w:p w14:paraId="04A6E812" w14:textId="77777777" w:rsidR="007769CF" w:rsidRDefault="007769CF">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6A345CF2" w14:paraId="522E29BF" w14:textId="77777777" w:rsidTr="6A345CF2">
      <w:trPr>
        <w:trHeight w:val="300"/>
      </w:trPr>
      <w:tc>
        <w:tcPr>
          <w:tcW w:w="3120" w:type="dxa"/>
        </w:tcPr>
        <w:p w14:paraId="2F27ECC7" w14:textId="0927E7E9" w:rsidR="6A345CF2" w:rsidRDefault="6A345CF2" w:rsidP="6A345CF2">
          <w:pPr>
            <w:pStyle w:val="Header"/>
            <w:ind w:left="-115"/>
          </w:pPr>
        </w:p>
      </w:tc>
      <w:tc>
        <w:tcPr>
          <w:tcW w:w="3120" w:type="dxa"/>
        </w:tcPr>
        <w:p w14:paraId="1D3AEB53" w14:textId="781714B0" w:rsidR="6A345CF2" w:rsidRDefault="6A345CF2" w:rsidP="6A345CF2">
          <w:pPr>
            <w:pStyle w:val="Header"/>
            <w:jc w:val="center"/>
          </w:pPr>
        </w:p>
      </w:tc>
      <w:tc>
        <w:tcPr>
          <w:tcW w:w="3120" w:type="dxa"/>
        </w:tcPr>
        <w:p w14:paraId="5E5A1D84" w14:textId="000BCA75" w:rsidR="6A345CF2" w:rsidRDefault="6A345CF2" w:rsidP="6A345CF2">
          <w:pPr>
            <w:pStyle w:val="Header"/>
            <w:ind w:right="-115"/>
            <w:jc w:val="right"/>
          </w:pPr>
        </w:p>
      </w:tc>
    </w:tr>
  </w:tbl>
  <w:p w14:paraId="5498DD5E" w14:textId="674E5890" w:rsidR="00414CE8" w:rsidRDefault="00414C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E6197"/>
    <w:multiLevelType w:val="multilevel"/>
    <w:tmpl w:val="30AA6A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1410A"/>
    <w:multiLevelType w:val="hybridMultilevel"/>
    <w:tmpl w:val="CF3CDB70"/>
    <w:lvl w:ilvl="0" w:tplc="DE8AFD3C">
      <w:start w:val="1"/>
      <w:numFmt w:val="bullet"/>
      <w:lvlText w:val="•"/>
      <w:lvlJc w:val="left"/>
      <w:pPr>
        <w:tabs>
          <w:tab w:val="num" w:pos="720"/>
        </w:tabs>
        <w:ind w:left="720" w:hanging="360"/>
      </w:pPr>
      <w:rPr>
        <w:rFonts w:ascii="Arial" w:hAnsi="Arial" w:hint="default"/>
      </w:rPr>
    </w:lvl>
    <w:lvl w:ilvl="1" w:tplc="9A98465A">
      <w:numFmt w:val="bullet"/>
      <w:lvlText w:val="•"/>
      <w:lvlJc w:val="left"/>
      <w:pPr>
        <w:tabs>
          <w:tab w:val="num" w:pos="1440"/>
        </w:tabs>
        <w:ind w:left="1440" w:hanging="360"/>
      </w:pPr>
      <w:rPr>
        <w:rFonts w:ascii="Arial" w:hAnsi="Arial" w:hint="default"/>
      </w:rPr>
    </w:lvl>
    <w:lvl w:ilvl="2" w:tplc="501A7542" w:tentative="1">
      <w:start w:val="1"/>
      <w:numFmt w:val="bullet"/>
      <w:lvlText w:val="•"/>
      <w:lvlJc w:val="left"/>
      <w:pPr>
        <w:tabs>
          <w:tab w:val="num" w:pos="2160"/>
        </w:tabs>
        <w:ind w:left="2160" w:hanging="360"/>
      </w:pPr>
      <w:rPr>
        <w:rFonts w:ascii="Arial" w:hAnsi="Arial" w:hint="default"/>
      </w:rPr>
    </w:lvl>
    <w:lvl w:ilvl="3" w:tplc="CF162292" w:tentative="1">
      <w:start w:val="1"/>
      <w:numFmt w:val="bullet"/>
      <w:lvlText w:val="•"/>
      <w:lvlJc w:val="left"/>
      <w:pPr>
        <w:tabs>
          <w:tab w:val="num" w:pos="2880"/>
        </w:tabs>
        <w:ind w:left="2880" w:hanging="360"/>
      </w:pPr>
      <w:rPr>
        <w:rFonts w:ascii="Arial" w:hAnsi="Arial" w:hint="default"/>
      </w:rPr>
    </w:lvl>
    <w:lvl w:ilvl="4" w:tplc="9D32F6C0" w:tentative="1">
      <w:start w:val="1"/>
      <w:numFmt w:val="bullet"/>
      <w:lvlText w:val="•"/>
      <w:lvlJc w:val="left"/>
      <w:pPr>
        <w:tabs>
          <w:tab w:val="num" w:pos="3600"/>
        </w:tabs>
        <w:ind w:left="3600" w:hanging="360"/>
      </w:pPr>
      <w:rPr>
        <w:rFonts w:ascii="Arial" w:hAnsi="Arial" w:hint="default"/>
      </w:rPr>
    </w:lvl>
    <w:lvl w:ilvl="5" w:tplc="D14CEA9C" w:tentative="1">
      <w:start w:val="1"/>
      <w:numFmt w:val="bullet"/>
      <w:lvlText w:val="•"/>
      <w:lvlJc w:val="left"/>
      <w:pPr>
        <w:tabs>
          <w:tab w:val="num" w:pos="4320"/>
        </w:tabs>
        <w:ind w:left="4320" w:hanging="360"/>
      </w:pPr>
      <w:rPr>
        <w:rFonts w:ascii="Arial" w:hAnsi="Arial" w:hint="default"/>
      </w:rPr>
    </w:lvl>
    <w:lvl w:ilvl="6" w:tplc="0BB46622" w:tentative="1">
      <w:start w:val="1"/>
      <w:numFmt w:val="bullet"/>
      <w:lvlText w:val="•"/>
      <w:lvlJc w:val="left"/>
      <w:pPr>
        <w:tabs>
          <w:tab w:val="num" w:pos="5040"/>
        </w:tabs>
        <w:ind w:left="5040" w:hanging="360"/>
      </w:pPr>
      <w:rPr>
        <w:rFonts w:ascii="Arial" w:hAnsi="Arial" w:hint="default"/>
      </w:rPr>
    </w:lvl>
    <w:lvl w:ilvl="7" w:tplc="9F2A96B6" w:tentative="1">
      <w:start w:val="1"/>
      <w:numFmt w:val="bullet"/>
      <w:lvlText w:val="•"/>
      <w:lvlJc w:val="left"/>
      <w:pPr>
        <w:tabs>
          <w:tab w:val="num" w:pos="5760"/>
        </w:tabs>
        <w:ind w:left="5760" w:hanging="360"/>
      </w:pPr>
      <w:rPr>
        <w:rFonts w:ascii="Arial" w:hAnsi="Arial" w:hint="default"/>
      </w:rPr>
    </w:lvl>
    <w:lvl w:ilvl="8" w:tplc="291CA0F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37107F7"/>
    <w:multiLevelType w:val="hybridMultilevel"/>
    <w:tmpl w:val="63C4CF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A270F2"/>
    <w:multiLevelType w:val="hybridMultilevel"/>
    <w:tmpl w:val="B3DA20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645D2F"/>
    <w:multiLevelType w:val="multilevel"/>
    <w:tmpl w:val="60262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9F43C2"/>
    <w:multiLevelType w:val="hybridMultilevel"/>
    <w:tmpl w:val="284AFB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F04167B"/>
    <w:multiLevelType w:val="hybridMultilevel"/>
    <w:tmpl w:val="E0BAC7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9B96A6E"/>
    <w:multiLevelType w:val="hybridMultilevel"/>
    <w:tmpl w:val="75B650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2DA047E"/>
    <w:multiLevelType w:val="hybridMultilevel"/>
    <w:tmpl w:val="67C0902C"/>
    <w:lvl w:ilvl="0" w:tplc="7A92A11E">
      <w:start w:val="1"/>
      <w:numFmt w:val="bullet"/>
      <w:lvlText w:val=""/>
      <w:lvlJc w:val="left"/>
      <w:pPr>
        <w:ind w:left="360" w:hanging="360"/>
      </w:pPr>
      <w:rPr>
        <w:rFonts w:ascii="Wingdings" w:hAnsi="Wingdings" w:hint="default"/>
        <w:color w:val="auto"/>
        <w:sz w:val="28"/>
        <w:szCs w:val="28"/>
      </w:rPr>
    </w:lvl>
    <w:lvl w:ilvl="1" w:tplc="04090001">
      <w:start w:val="1"/>
      <w:numFmt w:val="bullet"/>
      <w:lvlText w:val=""/>
      <w:lvlJc w:val="left"/>
      <w:pPr>
        <w:ind w:left="1080" w:hanging="360"/>
      </w:pPr>
      <w:rPr>
        <w:rFonts w:ascii="Symbol" w:hAnsi="Symbol"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21643143">
    <w:abstractNumId w:val="0"/>
  </w:num>
  <w:num w:numId="2" w16cid:durableId="758063933">
    <w:abstractNumId w:val="2"/>
  </w:num>
  <w:num w:numId="3" w16cid:durableId="930895475">
    <w:abstractNumId w:val="4"/>
  </w:num>
  <w:num w:numId="4" w16cid:durableId="8223800">
    <w:abstractNumId w:val="6"/>
  </w:num>
  <w:num w:numId="5" w16cid:durableId="1508323519">
    <w:abstractNumId w:val="7"/>
  </w:num>
  <w:num w:numId="6" w16cid:durableId="1659723012">
    <w:abstractNumId w:val="5"/>
  </w:num>
  <w:num w:numId="7" w16cid:durableId="1618557967">
    <w:abstractNumId w:val="1"/>
  </w:num>
  <w:num w:numId="8" w16cid:durableId="813373196">
    <w:abstractNumId w:val="6"/>
  </w:num>
  <w:num w:numId="9" w16cid:durableId="285742401">
    <w:abstractNumId w:val="3"/>
  </w:num>
  <w:num w:numId="10" w16cid:durableId="325329387">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Friedland, Bruce I.">
    <w15:presenceInfo w15:providerId="AD" w15:userId="S::Bruce.Friedland@va.gov::b99ac883-ce96-4c2b-aeba-bce2c960a1c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F15"/>
    <w:rsid w:val="00000892"/>
    <w:rsid w:val="000013D4"/>
    <w:rsid w:val="00001B72"/>
    <w:rsid w:val="00001E35"/>
    <w:rsid w:val="00002F1E"/>
    <w:rsid w:val="00003314"/>
    <w:rsid w:val="00003BA7"/>
    <w:rsid w:val="000045F3"/>
    <w:rsid w:val="00005222"/>
    <w:rsid w:val="00006979"/>
    <w:rsid w:val="00006FA0"/>
    <w:rsid w:val="000076F2"/>
    <w:rsid w:val="0001571C"/>
    <w:rsid w:val="00020278"/>
    <w:rsid w:val="00022B59"/>
    <w:rsid w:val="00022E9F"/>
    <w:rsid w:val="00025DBF"/>
    <w:rsid w:val="00026643"/>
    <w:rsid w:val="0002727A"/>
    <w:rsid w:val="00027290"/>
    <w:rsid w:val="00027628"/>
    <w:rsid w:val="00033CA0"/>
    <w:rsid w:val="000353DD"/>
    <w:rsid w:val="00036283"/>
    <w:rsid w:val="00040C1E"/>
    <w:rsid w:val="00040D2E"/>
    <w:rsid w:val="00045E4C"/>
    <w:rsid w:val="00047221"/>
    <w:rsid w:val="00047955"/>
    <w:rsid w:val="000541DA"/>
    <w:rsid w:val="00057B10"/>
    <w:rsid w:val="00060168"/>
    <w:rsid w:val="00063303"/>
    <w:rsid w:val="00065A31"/>
    <w:rsid w:val="00065D2A"/>
    <w:rsid w:val="0006644F"/>
    <w:rsid w:val="000672BB"/>
    <w:rsid w:val="00067F61"/>
    <w:rsid w:val="00067FC3"/>
    <w:rsid w:val="00070673"/>
    <w:rsid w:val="00072B1F"/>
    <w:rsid w:val="00074777"/>
    <w:rsid w:val="00075290"/>
    <w:rsid w:val="00077252"/>
    <w:rsid w:val="00080765"/>
    <w:rsid w:val="00081F98"/>
    <w:rsid w:val="00084FCF"/>
    <w:rsid w:val="00086938"/>
    <w:rsid w:val="0008747C"/>
    <w:rsid w:val="00090C80"/>
    <w:rsid w:val="00092598"/>
    <w:rsid w:val="00092989"/>
    <w:rsid w:val="00094879"/>
    <w:rsid w:val="00096CCD"/>
    <w:rsid w:val="000975A1"/>
    <w:rsid w:val="000A032D"/>
    <w:rsid w:val="000A23E7"/>
    <w:rsid w:val="000A6FF9"/>
    <w:rsid w:val="000A7455"/>
    <w:rsid w:val="000B0526"/>
    <w:rsid w:val="000B6E5E"/>
    <w:rsid w:val="000C1AB1"/>
    <w:rsid w:val="000C2B82"/>
    <w:rsid w:val="000C3F82"/>
    <w:rsid w:val="000C40B3"/>
    <w:rsid w:val="000C71D3"/>
    <w:rsid w:val="000D1896"/>
    <w:rsid w:val="000D2423"/>
    <w:rsid w:val="000D2C80"/>
    <w:rsid w:val="000D325D"/>
    <w:rsid w:val="000D3AEF"/>
    <w:rsid w:val="000D3F88"/>
    <w:rsid w:val="000D416C"/>
    <w:rsid w:val="000D5EC0"/>
    <w:rsid w:val="000D6E71"/>
    <w:rsid w:val="000D7BCE"/>
    <w:rsid w:val="000E0739"/>
    <w:rsid w:val="000E0B82"/>
    <w:rsid w:val="000E7E8F"/>
    <w:rsid w:val="000F020B"/>
    <w:rsid w:val="000F119A"/>
    <w:rsid w:val="000F323F"/>
    <w:rsid w:val="000F3CA9"/>
    <w:rsid w:val="000F466F"/>
    <w:rsid w:val="000F608E"/>
    <w:rsid w:val="000F63D1"/>
    <w:rsid w:val="000F654C"/>
    <w:rsid w:val="001003C7"/>
    <w:rsid w:val="00103781"/>
    <w:rsid w:val="0010494D"/>
    <w:rsid w:val="001061DF"/>
    <w:rsid w:val="001069C6"/>
    <w:rsid w:val="00107ED8"/>
    <w:rsid w:val="00112434"/>
    <w:rsid w:val="001134AB"/>
    <w:rsid w:val="001137FE"/>
    <w:rsid w:val="001146EA"/>
    <w:rsid w:val="001149DD"/>
    <w:rsid w:val="00116EAE"/>
    <w:rsid w:val="00123658"/>
    <w:rsid w:val="00125AC6"/>
    <w:rsid w:val="0012671C"/>
    <w:rsid w:val="00127EB0"/>
    <w:rsid w:val="00130B7D"/>
    <w:rsid w:val="00130CB5"/>
    <w:rsid w:val="00130F16"/>
    <w:rsid w:val="00132F3E"/>
    <w:rsid w:val="00133057"/>
    <w:rsid w:val="00133F0C"/>
    <w:rsid w:val="00135B8F"/>
    <w:rsid w:val="00136D42"/>
    <w:rsid w:val="00137529"/>
    <w:rsid w:val="00140B2D"/>
    <w:rsid w:val="00142820"/>
    <w:rsid w:val="00142E05"/>
    <w:rsid w:val="00143E3B"/>
    <w:rsid w:val="00146D6A"/>
    <w:rsid w:val="00146DB3"/>
    <w:rsid w:val="00147206"/>
    <w:rsid w:val="00151DA6"/>
    <w:rsid w:val="001555A2"/>
    <w:rsid w:val="00155C01"/>
    <w:rsid w:val="001615F3"/>
    <w:rsid w:val="00162021"/>
    <w:rsid w:val="001640AF"/>
    <w:rsid w:val="00166952"/>
    <w:rsid w:val="001704EC"/>
    <w:rsid w:val="00181084"/>
    <w:rsid w:val="0018151E"/>
    <w:rsid w:val="001870A9"/>
    <w:rsid w:val="00187338"/>
    <w:rsid w:val="00194BC2"/>
    <w:rsid w:val="00196473"/>
    <w:rsid w:val="001A35EE"/>
    <w:rsid w:val="001A4585"/>
    <w:rsid w:val="001A4926"/>
    <w:rsid w:val="001A6620"/>
    <w:rsid w:val="001B1E68"/>
    <w:rsid w:val="001B1FF1"/>
    <w:rsid w:val="001B2114"/>
    <w:rsid w:val="001B4A7D"/>
    <w:rsid w:val="001C1AB2"/>
    <w:rsid w:val="001C1D10"/>
    <w:rsid w:val="001C3259"/>
    <w:rsid w:val="001C34FB"/>
    <w:rsid w:val="001C383B"/>
    <w:rsid w:val="001C50CC"/>
    <w:rsid w:val="001C52E7"/>
    <w:rsid w:val="001C5E84"/>
    <w:rsid w:val="001C622D"/>
    <w:rsid w:val="001C6384"/>
    <w:rsid w:val="001D031A"/>
    <w:rsid w:val="001D1698"/>
    <w:rsid w:val="001D2E5C"/>
    <w:rsid w:val="001D4A4F"/>
    <w:rsid w:val="001E06E6"/>
    <w:rsid w:val="001E0F23"/>
    <w:rsid w:val="001E10C8"/>
    <w:rsid w:val="001E1BFC"/>
    <w:rsid w:val="001E27E1"/>
    <w:rsid w:val="001E2ABB"/>
    <w:rsid w:val="001E2C87"/>
    <w:rsid w:val="001E58ED"/>
    <w:rsid w:val="001E5E38"/>
    <w:rsid w:val="001E6548"/>
    <w:rsid w:val="001F49A7"/>
    <w:rsid w:val="001F6E7D"/>
    <w:rsid w:val="0020147F"/>
    <w:rsid w:val="00201D13"/>
    <w:rsid w:val="00202F7E"/>
    <w:rsid w:val="00203821"/>
    <w:rsid w:val="00203B4B"/>
    <w:rsid w:val="0020533A"/>
    <w:rsid w:val="002068D3"/>
    <w:rsid w:val="002069B9"/>
    <w:rsid w:val="00206C09"/>
    <w:rsid w:val="00206D43"/>
    <w:rsid w:val="002079B1"/>
    <w:rsid w:val="00210675"/>
    <w:rsid w:val="002108F9"/>
    <w:rsid w:val="00211392"/>
    <w:rsid w:val="00213A4C"/>
    <w:rsid w:val="002144BD"/>
    <w:rsid w:val="0021478A"/>
    <w:rsid w:val="00221031"/>
    <w:rsid w:val="00221487"/>
    <w:rsid w:val="002222AC"/>
    <w:rsid w:val="002237A2"/>
    <w:rsid w:val="00224AC4"/>
    <w:rsid w:val="00226F26"/>
    <w:rsid w:val="00232714"/>
    <w:rsid w:val="00233D04"/>
    <w:rsid w:val="002340F9"/>
    <w:rsid w:val="002341DC"/>
    <w:rsid w:val="00234BA6"/>
    <w:rsid w:val="00235131"/>
    <w:rsid w:val="0023632F"/>
    <w:rsid w:val="002402DD"/>
    <w:rsid w:val="00241EC2"/>
    <w:rsid w:val="00244650"/>
    <w:rsid w:val="0024704A"/>
    <w:rsid w:val="0024760F"/>
    <w:rsid w:val="002503E7"/>
    <w:rsid w:val="00256638"/>
    <w:rsid w:val="002567BF"/>
    <w:rsid w:val="00261AB6"/>
    <w:rsid w:val="00264D58"/>
    <w:rsid w:val="002657D1"/>
    <w:rsid w:val="0026699C"/>
    <w:rsid w:val="0026793D"/>
    <w:rsid w:val="00271542"/>
    <w:rsid w:val="002726FF"/>
    <w:rsid w:val="002728F6"/>
    <w:rsid w:val="00273C17"/>
    <w:rsid w:val="0027432D"/>
    <w:rsid w:val="00276274"/>
    <w:rsid w:val="002768D9"/>
    <w:rsid w:val="002850E6"/>
    <w:rsid w:val="00285FE5"/>
    <w:rsid w:val="002874E6"/>
    <w:rsid w:val="00292878"/>
    <w:rsid w:val="00294D91"/>
    <w:rsid w:val="00297099"/>
    <w:rsid w:val="002975CB"/>
    <w:rsid w:val="002A0006"/>
    <w:rsid w:val="002A0026"/>
    <w:rsid w:val="002A21A5"/>
    <w:rsid w:val="002A4114"/>
    <w:rsid w:val="002A54D2"/>
    <w:rsid w:val="002A5ADA"/>
    <w:rsid w:val="002A618F"/>
    <w:rsid w:val="002A7B0F"/>
    <w:rsid w:val="002B3BB5"/>
    <w:rsid w:val="002B3CAC"/>
    <w:rsid w:val="002B413B"/>
    <w:rsid w:val="002B6BC4"/>
    <w:rsid w:val="002B795B"/>
    <w:rsid w:val="002C07C1"/>
    <w:rsid w:val="002C1710"/>
    <w:rsid w:val="002C2D84"/>
    <w:rsid w:val="002C4F6E"/>
    <w:rsid w:val="002C6AC7"/>
    <w:rsid w:val="002C6E26"/>
    <w:rsid w:val="002C773B"/>
    <w:rsid w:val="002C7C50"/>
    <w:rsid w:val="002D44C8"/>
    <w:rsid w:val="002D4C81"/>
    <w:rsid w:val="002D7432"/>
    <w:rsid w:val="002E034C"/>
    <w:rsid w:val="002E2476"/>
    <w:rsid w:val="002E2EC4"/>
    <w:rsid w:val="002E31DF"/>
    <w:rsid w:val="002E55F7"/>
    <w:rsid w:val="002E73CC"/>
    <w:rsid w:val="002E7BE9"/>
    <w:rsid w:val="002F22E1"/>
    <w:rsid w:val="002F4531"/>
    <w:rsid w:val="0030039C"/>
    <w:rsid w:val="00301226"/>
    <w:rsid w:val="00301659"/>
    <w:rsid w:val="003021D2"/>
    <w:rsid w:val="00303B5F"/>
    <w:rsid w:val="00304CB1"/>
    <w:rsid w:val="00311457"/>
    <w:rsid w:val="00312D93"/>
    <w:rsid w:val="003132DF"/>
    <w:rsid w:val="00314B41"/>
    <w:rsid w:val="00316BF6"/>
    <w:rsid w:val="00316EF9"/>
    <w:rsid w:val="00317414"/>
    <w:rsid w:val="00320761"/>
    <w:rsid w:val="00320E18"/>
    <w:rsid w:val="00321865"/>
    <w:rsid w:val="00322EE0"/>
    <w:rsid w:val="00323359"/>
    <w:rsid w:val="00324793"/>
    <w:rsid w:val="00330C0F"/>
    <w:rsid w:val="00331804"/>
    <w:rsid w:val="0033182B"/>
    <w:rsid w:val="0033259A"/>
    <w:rsid w:val="00332736"/>
    <w:rsid w:val="00334590"/>
    <w:rsid w:val="003367BB"/>
    <w:rsid w:val="003429F8"/>
    <w:rsid w:val="00342F8B"/>
    <w:rsid w:val="00344187"/>
    <w:rsid w:val="0034641B"/>
    <w:rsid w:val="003464B4"/>
    <w:rsid w:val="0035171C"/>
    <w:rsid w:val="003519E4"/>
    <w:rsid w:val="00353730"/>
    <w:rsid w:val="00353DAB"/>
    <w:rsid w:val="00354257"/>
    <w:rsid w:val="003551AB"/>
    <w:rsid w:val="00357D37"/>
    <w:rsid w:val="003608B5"/>
    <w:rsid w:val="00361661"/>
    <w:rsid w:val="00362BAA"/>
    <w:rsid w:val="0036418C"/>
    <w:rsid w:val="003646B8"/>
    <w:rsid w:val="00364963"/>
    <w:rsid w:val="00366257"/>
    <w:rsid w:val="00366E33"/>
    <w:rsid w:val="00370965"/>
    <w:rsid w:val="00371D58"/>
    <w:rsid w:val="00372224"/>
    <w:rsid w:val="00372A6B"/>
    <w:rsid w:val="003736AA"/>
    <w:rsid w:val="00373949"/>
    <w:rsid w:val="00375EBA"/>
    <w:rsid w:val="003760C5"/>
    <w:rsid w:val="00380930"/>
    <w:rsid w:val="003829DB"/>
    <w:rsid w:val="00382F60"/>
    <w:rsid w:val="003863AC"/>
    <w:rsid w:val="00386454"/>
    <w:rsid w:val="00387F92"/>
    <w:rsid w:val="00392AFF"/>
    <w:rsid w:val="00392CC8"/>
    <w:rsid w:val="0039498D"/>
    <w:rsid w:val="00395094"/>
    <w:rsid w:val="00396446"/>
    <w:rsid w:val="00396F44"/>
    <w:rsid w:val="0039709F"/>
    <w:rsid w:val="003A2C60"/>
    <w:rsid w:val="003A3C26"/>
    <w:rsid w:val="003A5841"/>
    <w:rsid w:val="003B0358"/>
    <w:rsid w:val="003B041E"/>
    <w:rsid w:val="003B3632"/>
    <w:rsid w:val="003B5C58"/>
    <w:rsid w:val="003B6A67"/>
    <w:rsid w:val="003C0656"/>
    <w:rsid w:val="003C1BC9"/>
    <w:rsid w:val="003C42C2"/>
    <w:rsid w:val="003C68AC"/>
    <w:rsid w:val="003C6E5A"/>
    <w:rsid w:val="003C785A"/>
    <w:rsid w:val="003D376A"/>
    <w:rsid w:val="003D3E36"/>
    <w:rsid w:val="003D3FC9"/>
    <w:rsid w:val="003D5430"/>
    <w:rsid w:val="003D628F"/>
    <w:rsid w:val="003D781F"/>
    <w:rsid w:val="003E1A60"/>
    <w:rsid w:val="003E1C52"/>
    <w:rsid w:val="003E681E"/>
    <w:rsid w:val="003E6AB7"/>
    <w:rsid w:val="003E7610"/>
    <w:rsid w:val="003F058E"/>
    <w:rsid w:val="003F10A4"/>
    <w:rsid w:val="003F4B70"/>
    <w:rsid w:val="003F53FB"/>
    <w:rsid w:val="003F7CC3"/>
    <w:rsid w:val="00405398"/>
    <w:rsid w:val="004071E8"/>
    <w:rsid w:val="004100FE"/>
    <w:rsid w:val="004148C8"/>
    <w:rsid w:val="00414C50"/>
    <w:rsid w:val="00414CE8"/>
    <w:rsid w:val="004153F5"/>
    <w:rsid w:val="00415B95"/>
    <w:rsid w:val="00415C79"/>
    <w:rsid w:val="00417E42"/>
    <w:rsid w:val="004202D6"/>
    <w:rsid w:val="00420D0A"/>
    <w:rsid w:val="004212D2"/>
    <w:rsid w:val="004229B4"/>
    <w:rsid w:val="00423D2D"/>
    <w:rsid w:val="0042450E"/>
    <w:rsid w:val="00431BDA"/>
    <w:rsid w:val="0043261E"/>
    <w:rsid w:val="00432919"/>
    <w:rsid w:val="00432F54"/>
    <w:rsid w:val="00435CCD"/>
    <w:rsid w:val="00435E0A"/>
    <w:rsid w:val="004375B0"/>
    <w:rsid w:val="0044126D"/>
    <w:rsid w:val="00441E01"/>
    <w:rsid w:val="00442E17"/>
    <w:rsid w:val="00450659"/>
    <w:rsid w:val="00450DE1"/>
    <w:rsid w:val="00451E85"/>
    <w:rsid w:val="00453C48"/>
    <w:rsid w:val="004541E4"/>
    <w:rsid w:val="00455AAE"/>
    <w:rsid w:val="00462EA6"/>
    <w:rsid w:val="004630DA"/>
    <w:rsid w:val="00464EBF"/>
    <w:rsid w:val="0046786A"/>
    <w:rsid w:val="0047149A"/>
    <w:rsid w:val="00472039"/>
    <w:rsid w:val="00472408"/>
    <w:rsid w:val="004724F7"/>
    <w:rsid w:val="00473AF9"/>
    <w:rsid w:val="00475B94"/>
    <w:rsid w:val="00480047"/>
    <w:rsid w:val="0048242B"/>
    <w:rsid w:val="004832DF"/>
    <w:rsid w:val="00484507"/>
    <w:rsid w:val="0048730E"/>
    <w:rsid w:val="0048773C"/>
    <w:rsid w:val="00491577"/>
    <w:rsid w:val="0049681E"/>
    <w:rsid w:val="004976D3"/>
    <w:rsid w:val="00497A6C"/>
    <w:rsid w:val="004A0024"/>
    <w:rsid w:val="004A07A2"/>
    <w:rsid w:val="004A2748"/>
    <w:rsid w:val="004A287A"/>
    <w:rsid w:val="004A311D"/>
    <w:rsid w:val="004A3348"/>
    <w:rsid w:val="004A33CB"/>
    <w:rsid w:val="004A5E50"/>
    <w:rsid w:val="004A78E9"/>
    <w:rsid w:val="004B182F"/>
    <w:rsid w:val="004B32DB"/>
    <w:rsid w:val="004B66C1"/>
    <w:rsid w:val="004B6866"/>
    <w:rsid w:val="004C2444"/>
    <w:rsid w:val="004C2971"/>
    <w:rsid w:val="004C2F77"/>
    <w:rsid w:val="004C4CEE"/>
    <w:rsid w:val="004C5117"/>
    <w:rsid w:val="004C6F55"/>
    <w:rsid w:val="004C7AB9"/>
    <w:rsid w:val="004D07C2"/>
    <w:rsid w:val="004D1048"/>
    <w:rsid w:val="004D1F7A"/>
    <w:rsid w:val="004D2EED"/>
    <w:rsid w:val="004D3F32"/>
    <w:rsid w:val="004E0CF4"/>
    <w:rsid w:val="004E3A19"/>
    <w:rsid w:val="004E62B6"/>
    <w:rsid w:val="004F1692"/>
    <w:rsid w:val="004F1A62"/>
    <w:rsid w:val="004F31DF"/>
    <w:rsid w:val="004F37A9"/>
    <w:rsid w:val="004F3DE5"/>
    <w:rsid w:val="004F406A"/>
    <w:rsid w:val="004F57D4"/>
    <w:rsid w:val="00502A08"/>
    <w:rsid w:val="005032F9"/>
    <w:rsid w:val="005041D1"/>
    <w:rsid w:val="0050578B"/>
    <w:rsid w:val="005077A0"/>
    <w:rsid w:val="005101DD"/>
    <w:rsid w:val="00511C65"/>
    <w:rsid w:val="005122A3"/>
    <w:rsid w:val="00513D9C"/>
    <w:rsid w:val="00517A0C"/>
    <w:rsid w:val="005201D4"/>
    <w:rsid w:val="005238BE"/>
    <w:rsid w:val="005254A8"/>
    <w:rsid w:val="005256FA"/>
    <w:rsid w:val="00526F03"/>
    <w:rsid w:val="00530642"/>
    <w:rsid w:val="00533C39"/>
    <w:rsid w:val="00535090"/>
    <w:rsid w:val="00535821"/>
    <w:rsid w:val="0053688E"/>
    <w:rsid w:val="0054038B"/>
    <w:rsid w:val="00540A8B"/>
    <w:rsid w:val="005417D6"/>
    <w:rsid w:val="00542072"/>
    <w:rsid w:val="00542381"/>
    <w:rsid w:val="00543407"/>
    <w:rsid w:val="0054456D"/>
    <w:rsid w:val="005464A6"/>
    <w:rsid w:val="005470CA"/>
    <w:rsid w:val="005472D0"/>
    <w:rsid w:val="00547FD5"/>
    <w:rsid w:val="00553796"/>
    <w:rsid w:val="00553895"/>
    <w:rsid w:val="0055478D"/>
    <w:rsid w:val="005613A1"/>
    <w:rsid w:val="00561750"/>
    <w:rsid w:val="00562EBF"/>
    <w:rsid w:val="00563AF7"/>
    <w:rsid w:val="005659AE"/>
    <w:rsid w:val="00565BBD"/>
    <w:rsid w:val="0056651A"/>
    <w:rsid w:val="00567C84"/>
    <w:rsid w:val="00567FE0"/>
    <w:rsid w:val="00570F17"/>
    <w:rsid w:val="00571214"/>
    <w:rsid w:val="0057149E"/>
    <w:rsid w:val="0057199E"/>
    <w:rsid w:val="00571BCE"/>
    <w:rsid w:val="00574CED"/>
    <w:rsid w:val="00576358"/>
    <w:rsid w:val="005768D8"/>
    <w:rsid w:val="00580F0D"/>
    <w:rsid w:val="005820D4"/>
    <w:rsid w:val="00583838"/>
    <w:rsid w:val="005846C7"/>
    <w:rsid w:val="00584F4D"/>
    <w:rsid w:val="005855F7"/>
    <w:rsid w:val="0058575B"/>
    <w:rsid w:val="00590DFD"/>
    <w:rsid w:val="00591585"/>
    <w:rsid w:val="00592427"/>
    <w:rsid w:val="00592AED"/>
    <w:rsid w:val="00593568"/>
    <w:rsid w:val="005936FD"/>
    <w:rsid w:val="00595CDB"/>
    <w:rsid w:val="005A1624"/>
    <w:rsid w:val="005A21B5"/>
    <w:rsid w:val="005A26CE"/>
    <w:rsid w:val="005A3B0D"/>
    <w:rsid w:val="005A42CC"/>
    <w:rsid w:val="005B127F"/>
    <w:rsid w:val="005B2588"/>
    <w:rsid w:val="005B5DA1"/>
    <w:rsid w:val="005B6BDB"/>
    <w:rsid w:val="005C184E"/>
    <w:rsid w:val="005C1DDF"/>
    <w:rsid w:val="005C3565"/>
    <w:rsid w:val="005C53EF"/>
    <w:rsid w:val="005C6105"/>
    <w:rsid w:val="005C6F64"/>
    <w:rsid w:val="005D0B19"/>
    <w:rsid w:val="005D45E5"/>
    <w:rsid w:val="005D5E4F"/>
    <w:rsid w:val="005D6287"/>
    <w:rsid w:val="005D6B3B"/>
    <w:rsid w:val="005E077D"/>
    <w:rsid w:val="005E1EDE"/>
    <w:rsid w:val="005E1FFC"/>
    <w:rsid w:val="005E4190"/>
    <w:rsid w:val="005E43F3"/>
    <w:rsid w:val="005E4925"/>
    <w:rsid w:val="005E4D07"/>
    <w:rsid w:val="005E4D0E"/>
    <w:rsid w:val="005E5DF5"/>
    <w:rsid w:val="005E7E6D"/>
    <w:rsid w:val="005F069B"/>
    <w:rsid w:val="005F59B9"/>
    <w:rsid w:val="005F5B0B"/>
    <w:rsid w:val="005F5B25"/>
    <w:rsid w:val="005F6135"/>
    <w:rsid w:val="005F7196"/>
    <w:rsid w:val="00600BDA"/>
    <w:rsid w:val="00601B4F"/>
    <w:rsid w:val="0060527B"/>
    <w:rsid w:val="00605BD9"/>
    <w:rsid w:val="00606F5E"/>
    <w:rsid w:val="00610886"/>
    <w:rsid w:val="00613AE4"/>
    <w:rsid w:val="00616317"/>
    <w:rsid w:val="00616AB7"/>
    <w:rsid w:val="0062148E"/>
    <w:rsid w:val="00621C00"/>
    <w:rsid w:val="00622B6D"/>
    <w:rsid w:val="00625474"/>
    <w:rsid w:val="0062768D"/>
    <w:rsid w:val="006276C5"/>
    <w:rsid w:val="00631318"/>
    <w:rsid w:val="0063188A"/>
    <w:rsid w:val="00631C19"/>
    <w:rsid w:val="0063277C"/>
    <w:rsid w:val="006327C0"/>
    <w:rsid w:val="006327F8"/>
    <w:rsid w:val="00632884"/>
    <w:rsid w:val="00633DBD"/>
    <w:rsid w:val="00634DB8"/>
    <w:rsid w:val="0063709F"/>
    <w:rsid w:val="006370DD"/>
    <w:rsid w:val="0064045B"/>
    <w:rsid w:val="00640FEF"/>
    <w:rsid w:val="006428BC"/>
    <w:rsid w:val="0064353F"/>
    <w:rsid w:val="00645CA3"/>
    <w:rsid w:val="00651518"/>
    <w:rsid w:val="00651929"/>
    <w:rsid w:val="00652894"/>
    <w:rsid w:val="0065691F"/>
    <w:rsid w:val="00657ADE"/>
    <w:rsid w:val="00660341"/>
    <w:rsid w:val="00660414"/>
    <w:rsid w:val="00661AEA"/>
    <w:rsid w:val="00663981"/>
    <w:rsid w:val="00663F5F"/>
    <w:rsid w:val="0066730D"/>
    <w:rsid w:val="0066742F"/>
    <w:rsid w:val="00667DB2"/>
    <w:rsid w:val="00667F72"/>
    <w:rsid w:val="00671AEC"/>
    <w:rsid w:val="006731B0"/>
    <w:rsid w:val="00673FAD"/>
    <w:rsid w:val="0067422D"/>
    <w:rsid w:val="006760DA"/>
    <w:rsid w:val="00676799"/>
    <w:rsid w:val="00682108"/>
    <w:rsid w:val="00683264"/>
    <w:rsid w:val="00685E17"/>
    <w:rsid w:val="00687878"/>
    <w:rsid w:val="006943E4"/>
    <w:rsid w:val="00694878"/>
    <w:rsid w:val="00697A58"/>
    <w:rsid w:val="006A0E54"/>
    <w:rsid w:val="006A17AE"/>
    <w:rsid w:val="006A2D0F"/>
    <w:rsid w:val="006A38A7"/>
    <w:rsid w:val="006A44EF"/>
    <w:rsid w:val="006A6562"/>
    <w:rsid w:val="006A6A40"/>
    <w:rsid w:val="006A7D94"/>
    <w:rsid w:val="006B0005"/>
    <w:rsid w:val="006B1037"/>
    <w:rsid w:val="006B2D90"/>
    <w:rsid w:val="006B6ABB"/>
    <w:rsid w:val="006C2BFD"/>
    <w:rsid w:val="006C4013"/>
    <w:rsid w:val="006C4CC3"/>
    <w:rsid w:val="006C5F97"/>
    <w:rsid w:val="006C6101"/>
    <w:rsid w:val="006C6751"/>
    <w:rsid w:val="006D053A"/>
    <w:rsid w:val="006D0E12"/>
    <w:rsid w:val="006D2320"/>
    <w:rsid w:val="006D436B"/>
    <w:rsid w:val="006D4E32"/>
    <w:rsid w:val="006D60F1"/>
    <w:rsid w:val="006D61CD"/>
    <w:rsid w:val="006D61EA"/>
    <w:rsid w:val="006D6E55"/>
    <w:rsid w:val="006D7D4E"/>
    <w:rsid w:val="006E047C"/>
    <w:rsid w:val="006E1531"/>
    <w:rsid w:val="006E2F59"/>
    <w:rsid w:val="006E529C"/>
    <w:rsid w:val="006E7E17"/>
    <w:rsid w:val="006F2284"/>
    <w:rsid w:val="006F3114"/>
    <w:rsid w:val="006F438C"/>
    <w:rsid w:val="006F44BE"/>
    <w:rsid w:val="006F65CC"/>
    <w:rsid w:val="006F7F0A"/>
    <w:rsid w:val="00700267"/>
    <w:rsid w:val="00700851"/>
    <w:rsid w:val="00701073"/>
    <w:rsid w:val="00701A58"/>
    <w:rsid w:val="00707CCB"/>
    <w:rsid w:val="00710724"/>
    <w:rsid w:val="0071586A"/>
    <w:rsid w:val="0071655D"/>
    <w:rsid w:val="00716962"/>
    <w:rsid w:val="00720609"/>
    <w:rsid w:val="007218FD"/>
    <w:rsid w:val="00721B25"/>
    <w:rsid w:val="00722E94"/>
    <w:rsid w:val="0072349A"/>
    <w:rsid w:val="007245AB"/>
    <w:rsid w:val="00725371"/>
    <w:rsid w:val="007273CA"/>
    <w:rsid w:val="00727912"/>
    <w:rsid w:val="0073160B"/>
    <w:rsid w:val="007329C6"/>
    <w:rsid w:val="007355A2"/>
    <w:rsid w:val="00737BC3"/>
    <w:rsid w:val="00740615"/>
    <w:rsid w:val="00741D48"/>
    <w:rsid w:val="00743022"/>
    <w:rsid w:val="007434A1"/>
    <w:rsid w:val="00744216"/>
    <w:rsid w:val="00744D08"/>
    <w:rsid w:val="00745414"/>
    <w:rsid w:val="007476A5"/>
    <w:rsid w:val="00752151"/>
    <w:rsid w:val="007522A9"/>
    <w:rsid w:val="0075418E"/>
    <w:rsid w:val="007565A7"/>
    <w:rsid w:val="00756D1D"/>
    <w:rsid w:val="007577C7"/>
    <w:rsid w:val="00760546"/>
    <w:rsid w:val="00760957"/>
    <w:rsid w:val="0076175F"/>
    <w:rsid w:val="00762DEF"/>
    <w:rsid w:val="007652EB"/>
    <w:rsid w:val="00772793"/>
    <w:rsid w:val="007735C7"/>
    <w:rsid w:val="00774CEB"/>
    <w:rsid w:val="007765F9"/>
    <w:rsid w:val="007769CF"/>
    <w:rsid w:val="00776E3C"/>
    <w:rsid w:val="007802E5"/>
    <w:rsid w:val="00780C51"/>
    <w:rsid w:val="007826CD"/>
    <w:rsid w:val="00782F6A"/>
    <w:rsid w:val="00786703"/>
    <w:rsid w:val="0079057C"/>
    <w:rsid w:val="00790A96"/>
    <w:rsid w:val="007913B3"/>
    <w:rsid w:val="007924CB"/>
    <w:rsid w:val="00792ADD"/>
    <w:rsid w:val="00793620"/>
    <w:rsid w:val="00793A8C"/>
    <w:rsid w:val="0079485C"/>
    <w:rsid w:val="0079501F"/>
    <w:rsid w:val="007A172E"/>
    <w:rsid w:val="007A43A6"/>
    <w:rsid w:val="007A789D"/>
    <w:rsid w:val="007B0325"/>
    <w:rsid w:val="007B1A5B"/>
    <w:rsid w:val="007B5D37"/>
    <w:rsid w:val="007B605E"/>
    <w:rsid w:val="007B61D9"/>
    <w:rsid w:val="007B6BFD"/>
    <w:rsid w:val="007B7372"/>
    <w:rsid w:val="007C0EDF"/>
    <w:rsid w:val="007C6268"/>
    <w:rsid w:val="007C7B00"/>
    <w:rsid w:val="007D0475"/>
    <w:rsid w:val="007D1AC4"/>
    <w:rsid w:val="007D5148"/>
    <w:rsid w:val="007D659B"/>
    <w:rsid w:val="007D6A8E"/>
    <w:rsid w:val="007D7B04"/>
    <w:rsid w:val="007E0A9C"/>
    <w:rsid w:val="007E10D6"/>
    <w:rsid w:val="007E28CE"/>
    <w:rsid w:val="007E3AAE"/>
    <w:rsid w:val="007E5E69"/>
    <w:rsid w:val="007E6074"/>
    <w:rsid w:val="007E665C"/>
    <w:rsid w:val="007F092D"/>
    <w:rsid w:val="007F1C1A"/>
    <w:rsid w:val="007F401D"/>
    <w:rsid w:val="007F48B0"/>
    <w:rsid w:val="007F5022"/>
    <w:rsid w:val="007F521B"/>
    <w:rsid w:val="007F5C71"/>
    <w:rsid w:val="007F6C2F"/>
    <w:rsid w:val="007F745C"/>
    <w:rsid w:val="007F7D94"/>
    <w:rsid w:val="00800108"/>
    <w:rsid w:val="008008DD"/>
    <w:rsid w:val="008011DC"/>
    <w:rsid w:val="008016AE"/>
    <w:rsid w:val="00806A2B"/>
    <w:rsid w:val="00806C18"/>
    <w:rsid w:val="00810B5C"/>
    <w:rsid w:val="008156CE"/>
    <w:rsid w:val="00817EF8"/>
    <w:rsid w:val="00822A7A"/>
    <w:rsid w:val="00824E4F"/>
    <w:rsid w:val="0082769F"/>
    <w:rsid w:val="00832A88"/>
    <w:rsid w:val="0083574C"/>
    <w:rsid w:val="00835859"/>
    <w:rsid w:val="00836BD9"/>
    <w:rsid w:val="008412F9"/>
    <w:rsid w:val="008421AE"/>
    <w:rsid w:val="00842288"/>
    <w:rsid w:val="00844490"/>
    <w:rsid w:val="008476B9"/>
    <w:rsid w:val="0085041E"/>
    <w:rsid w:val="00854C38"/>
    <w:rsid w:val="008562F2"/>
    <w:rsid w:val="0085668D"/>
    <w:rsid w:val="0085750D"/>
    <w:rsid w:val="008605D1"/>
    <w:rsid w:val="008618CB"/>
    <w:rsid w:val="008621F6"/>
    <w:rsid w:val="00864766"/>
    <w:rsid w:val="00865255"/>
    <w:rsid w:val="00865406"/>
    <w:rsid w:val="00870290"/>
    <w:rsid w:val="008702E8"/>
    <w:rsid w:val="00870AFF"/>
    <w:rsid w:val="00870BF2"/>
    <w:rsid w:val="00872E00"/>
    <w:rsid w:val="00873F1D"/>
    <w:rsid w:val="00874A5C"/>
    <w:rsid w:val="00874FF1"/>
    <w:rsid w:val="008761AE"/>
    <w:rsid w:val="00881147"/>
    <w:rsid w:val="008822DE"/>
    <w:rsid w:val="00882CF6"/>
    <w:rsid w:val="00884BA7"/>
    <w:rsid w:val="008860BF"/>
    <w:rsid w:val="008862E2"/>
    <w:rsid w:val="00891816"/>
    <w:rsid w:val="00893382"/>
    <w:rsid w:val="00893A40"/>
    <w:rsid w:val="0089602E"/>
    <w:rsid w:val="00897D6D"/>
    <w:rsid w:val="008A341F"/>
    <w:rsid w:val="008A61C6"/>
    <w:rsid w:val="008B07B1"/>
    <w:rsid w:val="008B1EA3"/>
    <w:rsid w:val="008B2FE1"/>
    <w:rsid w:val="008B52FA"/>
    <w:rsid w:val="008C0935"/>
    <w:rsid w:val="008C2F89"/>
    <w:rsid w:val="008C4D95"/>
    <w:rsid w:val="008C627A"/>
    <w:rsid w:val="008D09F3"/>
    <w:rsid w:val="008D2B91"/>
    <w:rsid w:val="008D5A23"/>
    <w:rsid w:val="008D7DC3"/>
    <w:rsid w:val="008E026A"/>
    <w:rsid w:val="008E2BB7"/>
    <w:rsid w:val="008E394C"/>
    <w:rsid w:val="008E42F7"/>
    <w:rsid w:val="008E55A9"/>
    <w:rsid w:val="008E72A0"/>
    <w:rsid w:val="008F0C27"/>
    <w:rsid w:val="008F1C44"/>
    <w:rsid w:val="008F25F8"/>
    <w:rsid w:val="008F2A71"/>
    <w:rsid w:val="008F3A29"/>
    <w:rsid w:val="008F441B"/>
    <w:rsid w:val="008F56FB"/>
    <w:rsid w:val="008F59B2"/>
    <w:rsid w:val="008F6EC4"/>
    <w:rsid w:val="008F70D9"/>
    <w:rsid w:val="0090428C"/>
    <w:rsid w:val="00904AD8"/>
    <w:rsid w:val="00904F99"/>
    <w:rsid w:val="0090509D"/>
    <w:rsid w:val="00906CE4"/>
    <w:rsid w:val="00907832"/>
    <w:rsid w:val="00910A84"/>
    <w:rsid w:val="00910FDF"/>
    <w:rsid w:val="00911D64"/>
    <w:rsid w:val="00914515"/>
    <w:rsid w:val="009162AD"/>
    <w:rsid w:val="0091646E"/>
    <w:rsid w:val="009200C1"/>
    <w:rsid w:val="00922DE6"/>
    <w:rsid w:val="00923B77"/>
    <w:rsid w:val="00924B53"/>
    <w:rsid w:val="00924C23"/>
    <w:rsid w:val="00926F9E"/>
    <w:rsid w:val="009272F9"/>
    <w:rsid w:val="0093232F"/>
    <w:rsid w:val="009361D0"/>
    <w:rsid w:val="00936421"/>
    <w:rsid w:val="00937FD2"/>
    <w:rsid w:val="00943957"/>
    <w:rsid w:val="00944322"/>
    <w:rsid w:val="009452C0"/>
    <w:rsid w:val="00945C62"/>
    <w:rsid w:val="009470A1"/>
    <w:rsid w:val="009504A1"/>
    <w:rsid w:val="00950E63"/>
    <w:rsid w:val="00961EF1"/>
    <w:rsid w:val="009628D2"/>
    <w:rsid w:val="00966167"/>
    <w:rsid w:val="009674D3"/>
    <w:rsid w:val="009709AF"/>
    <w:rsid w:val="009754C3"/>
    <w:rsid w:val="009766B1"/>
    <w:rsid w:val="0097744A"/>
    <w:rsid w:val="009775F8"/>
    <w:rsid w:val="00977C47"/>
    <w:rsid w:val="009801DD"/>
    <w:rsid w:val="00981264"/>
    <w:rsid w:val="0098127E"/>
    <w:rsid w:val="00983958"/>
    <w:rsid w:val="00986276"/>
    <w:rsid w:val="00986760"/>
    <w:rsid w:val="0098763F"/>
    <w:rsid w:val="00987A88"/>
    <w:rsid w:val="009922C1"/>
    <w:rsid w:val="00994CF6"/>
    <w:rsid w:val="0099506A"/>
    <w:rsid w:val="00995ABC"/>
    <w:rsid w:val="009A1292"/>
    <w:rsid w:val="009A1299"/>
    <w:rsid w:val="009A1330"/>
    <w:rsid w:val="009A16E4"/>
    <w:rsid w:val="009A193B"/>
    <w:rsid w:val="009A265D"/>
    <w:rsid w:val="009A2CFC"/>
    <w:rsid w:val="009A3041"/>
    <w:rsid w:val="009A63F5"/>
    <w:rsid w:val="009A6869"/>
    <w:rsid w:val="009A6C55"/>
    <w:rsid w:val="009A6D59"/>
    <w:rsid w:val="009A71C6"/>
    <w:rsid w:val="009B218D"/>
    <w:rsid w:val="009B2BA0"/>
    <w:rsid w:val="009B3CC9"/>
    <w:rsid w:val="009B574A"/>
    <w:rsid w:val="009B7E58"/>
    <w:rsid w:val="009C189C"/>
    <w:rsid w:val="009C2D85"/>
    <w:rsid w:val="009C52D7"/>
    <w:rsid w:val="009C63CA"/>
    <w:rsid w:val="009C7463"/>
    <w:rsid w:val="009C7932"/>
    <w:rsid w:val="009D0300"/>
    <w:rsid w:val="009D10C1"/>
    <w:rsid w:val="009D4AD5"/>
    <w:rsid w:val="009E088B"/>
    <w:rsid w:val="009E46B4"/>
    <w:rsid w:val="009E49C7"/>
    <w:rsid w:val="009E4A32"/>
    <w:rsid w:val="009E5F09"/>
    <w:rsid w:val="009E5F74"/>
    <w:rsid w:val="009E6923"/>
    <w:rsid w:val="009F1A80"/>
    <w:rsid w:val="009F3248"/>
    <w:rsid w:val="009F3873"/>
    <w:rsid w:val="009F419C"/>
    <w:rsid w:val="009F4D0E"/>
    <w:rsid w:val="009F582B"/>
    <w:rsid w:val="009F6669"/>
    <w:rsid w:val="00A00059"/>
    <w:rsid w:val="00A0254C"/>
    <w:rsid w:val="00A05F62"/>
    <w:rsid w:val="00A06190"/>
    <w:rsid w:val="00A0695B"/>
    <w:rsid w:val="00A10281"/>
    <w:rsid w:val="00A122DA"/>
    <w:rsid w:val="00A13D6C"/>
    <w:rsid w:val="00A1514E"/>
    <w:rsid w:val="00A21AB9"/>
    <w:rsid w:val="00A23BE1"/>
    <w:rsid w:val="00A24DB0"/>
    <w:rsid w:val="00A250F5"/>
    <w:rsid w:val="00A2670F"/>
    <w:rsid w:val="00A322B9"/>
    <w:rsid w:val="00A32446"/>
    <w:rsid w:val="00A324D7"/>
    <w:rsid w:val="00A3305F"/>
    <w:rsid w:val="00A33E59"/>
    <w:rsid w:val="00A345AF"/>
    <w:rsid w:val="00A34C8E"/>
    <w:rsid w:val="00A3648E"/>
    <w:rsid w:val="00A3712D"/>
    <w:rsid w:val="00A37E5C"/>
    <w:rsid w:val="00A42011"/>
    <w:rsid w:val="00A444B0"/>
    <w:rsid w:val="00A44C03"/>
    <w:rsid w:val="00A44E28"/>
    <w:rsid w:val="00A45AC9"/>
    <w:rsid w:val="00A4698E"/>
    <w:rsid w:val="00A46F6D"/>
    <w:rsid w:val="00A53162"/>
    <w:rsid w:val="00A53B96"/>
    <w:rsid w:val="00A552B2"/>
    <w:rsid w:val="00A55819"/>
    <w:rsid w:val="00A61752"/>
    <w:rsid w:val="00A64C55"/>
    <w:rsid w:val="00A666ED"/>
    <w:rsid w:val="00A6713F"/>
    <w:rsid w:val="00A70858"/>
    <w:rsid w:val="00A72B78"/>
    <w:rsid w:val="00A752D8"/>
    <w:rsid w:val="00A764E5"/>
    <w:rsid w:val="00A76658"/>
    <w:rsid w:val="00A80193"/>
    <w:rsid w:val="00A802BF"/>
    <w:rsid w:val="00A8149C"/>
    <w:rsid w:val="00A81B59"/>
    <w:rsid w:val="00A83724"/>
    <w:rsid w:val="00A86671"/>
    <w:rsid w:val="00A8722F"/>
    <w:rsid w:val="00A87CA1"/>
    <w:rsid w:val="00A91068"/>
    <w:rsid w:val="00A91B0A"/>
    <w:rsid w:val="00A9201B"/>
    <w:rsid w:val="00A925EC"/>
    <w:rsid w:val="00A9325B"/>
    <w:rsid w:val="00A933A5"/>
    <w:rsid w:val="00A94A48"/>
    <w:rsid w:val="00A95A1A"/>
    <w:rsid w:val="00A97C82"/>
    <w:rsid w:val="00AA0793"/>
    <w:rsid w:val="00AA1390"/>
    <w:rsid w:val="00AA3A34"/>
    <w:rsid w:val="00AA3D3F"/>
    <w:rsid w:val="00AA3EE4"/>
    <w:rsid w:val="00AA7EFE"/>
    <w:rsid w:val="00AB0587"/>
    <w:rsid w:val="00AB1BAC"/>
    <w:rsid w:val="00AB2389"/>
    <w:rsid w:val="00AB5DD2"/>
    <w:rsid w:val="00AB73B2"/>
    <w:rsid w:val="00AC080A"/>
    <w:rsid w:val="00AC0881"/>
    <w:rsid w:val="00AC17B4"/>
    <w:rsid w:val="00AC22FC"/>
    <w:rsid w:val="00AD1768"/>
    <w:rsid w:val="00AD1AFD"/>
    <w:rsid w:val="00AD779A"/>
    <w:rsid w:val="00AE1D6E"/>
    <w:rsid w:val="00AE26CF"/>
    <w:rsid w:val="00AF2003"/>
    <w:rsid w:val="00AF2B85"/>
    <w:rsid w:val="00AF48BD"/>
    <w:rsid w:val="00AF5495"/>
    <w:rsid w:val="00AF55F7"/>
    <w:rsid w:val="00AF63AE"/>
    <w:rsid w:val="00AF74E1"/>
    <w:rsid w:val="00B0083F"/>
    <w:rsid w:val="00B06272"/>
    <w:rsid w:val="00B06C10"/>
    <w:rsid w:val="00B07E5C"/>
    <w:rsid w:val="00B07EF1"/>
    <w:rsid w:val="00B10284"/>
    <w:rsid w:val="00B1219F"/>
    <w:rsid w:val="00B166DE"/>
    <w:rsid w:val="00B211C3"/>
    <w:rsid w:val="00B2324F"/>
    <w:rsid w:val="00B23950"/>
    <w:rsid w:val="00B26766"/>
    <w:rsid w:val="00B27D42"/>
    <w:rsid w:val="00B3143A"/>
    <w:rsid w:val="00B33271"/>
    <w:rsid w:val="00B34DD8"/>
    <w:rsid w:val="00B361A6"/>
    <w:rsid w:val="00B3741F"/>
    <w:rsid w:val="00B37C88"/>
    <w:rsid w:val="00B42A45"/>
    <w:rsid w:val="00B43DFC"/>
    <w:rsid w:val="00B502F3"/>
    <w:rsid w:val="00B50432"/>
    <w:rsid w:val="00B50942"/>
    <w:rsid w:val="00B515A6"/>
    <w:rsid w:val="00B51AE5"/>
    <w:rsid w:val="00B52865"/>
    <w:rsid w:val="00B52F3F"/>
    <w:rsid w:val="00B53587"/>
    <w:rsid w:val="00B53B21"/>
    <w:rsid w:val="00B55814"/>
    <w:rsid w:val="00B55E18"/>
    <w:rsid w:val="00B6042F"/>
    <w:rsid w:val="00B628AE"/>
    <w:rsid w:val="00B63EC6"/>
    <w:rsid w:val="00B71C46"/>
    <w:rsid w:val="00B72181"/>
    <w:rsid w:val="00B72EDB"/>
    <w:rsid w:val="00B7352F"/>
    <w:rsid w:val="00B74130"/>
    <w:rsid w:val="00B74DDB"/>
    <w:rsid w:val="00B75E5B"/>
    <w:rsid w:val="00B82378"/>
    <w:rsid w:val="00B82ED4"/>
    <w:rsid w:val="00B83165"/>
    <w:rsid w:val="00B83212"/>
    <w:rsid w:val="00B83361"/>
    <w:rsid w:val="00B84545"/>
    <w:rsid w:val="00B84CD1"/>
    <w:rsid w:val="00B854A5"/>
    <w:rsid w:val="00B8793A"/>
    <w:rsid w:val="00B9128C"/>
    <w:rsid w:val="00B919CE"/>
    <w:rsid w:val="00B9560F"/>
    <w:rsid w:val="00B964C0"/>
    <w:rsid w:val="00BA18FC"/>
    <w:rsid w:val="00BA1A36"/>
    <w:rsid w:val="00BA1F14"/>
    <w:rsid w:val="00BA31CA"/>
    <w:rsid w:val="00BA608E"/>
    <w:rsid w:val="00BA70E9"/>
    <w:rsid w:val="00BA730C"/>
    <w:rsid w:val="00BB02C6"/>
    <w:rsid w:val="00BB13B2"/>
    <w:rsid w:val="00BB2BE2"/>
    <w:rsid w:val="00BB3701"/>
    <w:rsid w:val="00BB5DF2"/>
    <w:rsid w:val="00BC0F8D"/>
    <w:rsid w:val="00BC16A5"/>
    <w:rsid w:val="00BC2FFE"/>
    <w:rsid w:val="00BC3848"/>
    <w:rsid w:val="00BC3EF0"/>
    <w:rsid w:val="00BC4785"/>
    <w:rsid w:val="00BC5494"/>
    <w:rsid w:val="00BC72E7"/>
    <w:rsid w:val="00BC73EE"/>
    <w:rsid w:val="00BC7BAA"/>
    <w:rsid w:val="00BD191C"/>
    <w:rsid w:val="00BD2DFE"/>
    <w:rsid w:val="00BD4987"/>
    <w:rsid w:val="00BD52A6"/>
    <w:rsid w:val="00BD5C20"/>
    <w:rsid w:val="00BE14F4"/>
    <w:rsid w:val="00BE229E"/>
    <w:rsid w:val="00BE67AA"/>
    <w:rsid w:val="00BF0644"/>
    <w:rsid w:val="00BF34A8"/>
    <w:rsid w:val="00BF7008"/>
    <w:rsid w:val="00C01A49"/>
    <w:rsid w:val="00C01BB0"/>
    <w:rsid w:val="00C03269"/>
    <w:rsid w:val="00C03AC4"/>
    <w:rsid w:val="00C03CC2"/>
    <w:rsid w:val="00C053A6"/>
    <w:rsid w:val="00C0572D"/>
    <w:rsid w:val="00C057A2"/>
    <w:rsid w:val="00C05B5E"/>
    <w:rsid w:val="00C06FC4"/>
    <w:rsid w:val="00C10286"/>
    <w:rsid w:val="00C10700"/>
    <w:rsid w:val="00C11164"/>
    <w:rsid w:val="00C14BD1"/>
    <w:rsid w:val="00C15568"/>
    <w:rsid w:val="00C16336"/>
    <w:rsid w:val="00C21B91"/>
    <w:rsid w:val="00C21EE8"/>
    <w:rsid w:val="00C23A2D"/>
    <w:rsid w:val="00C258B1"/>
    <w:rsid w:val="00C30188"/>
    <w:rsid w:val="00C331DF"/>
    <w:rsid w:val="00C33504"/>
    <w:rsid w:val="00C341BB"/>
    <w:rsid w:val="00C34606"/>
    <w:rsid w:val="00C35A69"/>
    <w:rsid w:val="00C360A8"/>
    <w:rsid w:val="00C36218"/>
    <w:rsid w:val="00C36EF0"/>
    <w:rsid w:val="00C370BD"/>
    <w:rsid w:val="00C37728"/>
    <w:rsid w:val="00C40245"/>
    <w:rsid w:val="00C41DC9"/>
    <w:rsid w:val="00C42167"/>
    <w:rsid w:val="00C43C80"/>
    <w:rsid w:val="00C46E1F"/>
    <w:rsid w:val="00C500F9"/>
    <w:rsid w:val="00C5054C"/>
    <w:rsid w:val="00C51C9F"/>
    <w:rsid w:val="00C536F1"/>
    <w:rsid w:val="00C542AE"/>
    <w:rsid w:val="00C54714"/>
    <w:rsid w:val="00C5603B"/>
    <w:rsid w:val="00C63A75"/>
    <w:rsid w:val="00C65247"/>
    <w:rsid w:val="00C67933"/>
    <w:rsid w:val="00C67CC5"/>
    <w:rsid w:val="00C71F4A"/>
    <w:rsid w:val="00C71F94"/>
    <w:rsid w:val="00C73123"/>
    <w:rsid w:val="00C74FFF"/>
    <w:rsid w:val="00C75784"/>
    <w:rsid w:val="00C75B61"/>
    <w:rsid w:val="00C75E25"/>
    <w:rsid w:val="00C82A54"/>
    <w:rsid w:val="00C847B0"/>
    <w:rsid w:val="00C878BE"/>
    <w:rsid w:val="00C90EC8"/>
    <w:rsid w:val="00C948B3"/>
    <w:rsid w:val="00C948C7"/>
    <w:rsid w:val="00CA4FB9"/>
    <w:rsid w:val="00CA7A46"/>
    <w:rsid w:val="00CB00DB"/>
    <w:rsid w:val="00CB17AC"/>
    <w:rsid w:val="00CB1C5A"/>
    <w:rsid w:val="00CB790F"/>
    <w:rsid w:val="00CC016F"/>
    <w:rsid w:val="00CC0A6F"/>
    <w:rsid w:val="00CC2C89"/>
    <w:rsid w:val="00CC2FA9"/>
    <w:rsid w:val="00CC3DF6"/>
    <w:rsid w:val="00CC536F"/>
    <w:rsid w:val="00CC67B3"/>
    <w:rsid w:val="00CC69E4"/>
    <w:rsid w:val="00CD01F1"/>
    <w:rsid w:val="00CD259E"/>
    <w:rsid w:val="00CD2619"/>
    <w:rsid w:val="00CD384F"/>
    <w:rsid w:val="00CD4D69"/>
    <w:rsid w:val="00CD5AA1"/>
    <w:rsid w:val="00CD6C77"/>
    <w:rsid w:val="00CD6CB5"/>
    <w:rsid w:val="00CE03E7"/>
    <w:rsid w:val="00CE28A9"/>
    <w:rsid w:val="00CE2FC6"/>
    <w:rsid w:val="00CE4263"/>
    <w:rsid w:val="00CE52D0"/>
    <w:rsid w:val="00CE58D0"/>
    <w:rsid w:val="00CE5F5F"/>
    <w:rsid w:val="00CE6623"/>
    <w:rsid w:val="00CE67E6"/>
    <w:rsid w:val="00CE73B0"/>
    <w:rsid w:val="00CE78E9"/>
    <w:rsid w:val="00CF0BBB"/>
    <w:rsid w:val="00CF1443"/>
    <w:rsid w:val="00CF1C78"/>
    <w:rsid w:val="00CF4560"/>
    <w:rsid w:val="00CF4A1F"/>
    <w:rsid w:val="00D04D9F"/>
    <w:rsid w:val="00D066FC"/>
    <w:rsid w:val="00D06E4C"/>
    <w:rsid w:val="00D07BB6"/>
    <w:rsid w:val="00D105C3"/>
    <w:rsid w:val="00D10C77"/>
    <w:rsid w:val="00D1152E"/>
    <w:rsid w:val="00D121E5"/>
    <w:rsid w:val="00D13A85"/>
    <w:rsid w:val="00D140F3"/>
    <w:rsid w:val="00D14268"/>
    <w:rsid w:val="00D14AA1"/>
    <w:rsid w:val="00D14D6E"/>
    <w:rsid w:val="00D14E5A"/>
    <w:rsid w:val="00D15724"/>
    <w:rsid w:val="00D15978"/>
    <w:rsid w:val="00D21707"/>
    <w:rsid w:val="00D24532"/>
    <w:rsid w:val="00D24C1D"/>
    <w:rsid w:val="00D25378"/>
    <w:rsid w:val="00D25C3E"/>
    <w:rsid w:val="00D26C50"/>
    <w:rsid w:val="00D30BBB"/>
    <w:rsid w:val="00D32F69"/>
    <w:rsid w:val="00D35718"/>
    <w:rsid w:val="00D360E6"/>
    <w:rsid w:val="00D4043C"/>
    <w:rsid w:val="00D410E4"/>
    <w:rsid w:val="00D4211E"/>
    <w:rsid w:val="00D44487"/>
    <w:rsid w:val="00D474EA"/>
    <w:rsid w:val="00D47675"/>
    <w:rsid w:val="00D50DA0"/>
    <w:rsid w:val="00D52B8F"/>
    <w:rsid w:val="00D55D72"/>
    <w:rsid w:val="00D60654"/>
    <w:rsid w:val="00D61337"/>
    <w:rsid w:val="00D63B4E"/>
    <w:rsid w:val="00D64ADD"/>
    <w:rsid w:val="00D65E46"/>
    <w:rsid w:val="00D6639A"/>
    <w:rsid w:val="00D679B1"/>
    <w:rsid w:val="00D712B6"/>
    <w:rsid w:val="00D71A84"/>
    <w:rsid w:val="00D71BF5"/>
    <w:rsid w:val="00D71E8F"/>
    <w:rsid w:val="00D726D1"/>
    <w:rsid w:val="00D75FC0"/>
    <w:rsid w:val="00D768CB"/>
    <w:rsid w:val="00D809C4"/>
    <w:rsid w:val="00D8152E"/>
    <w:rsid w:val="00D817BF"/>
    <w:rsid w:val="00D821B6"/>
    <w:rsid w:val="00D8368C"/>
    <w:rsid w:val="00D8404B"/>
    <w:rsid w:val="00D84549"/>
    <w:rsid w:val="00D8758B"/>
    <w:rsid w:val="00D907EF"/>
    <w:rsid w:val="00D92D5D"/>
    <w:rsid w:val="00D92DA7"/>
    <w:rsid w:val="00D95CA6"/>
    <w:rsid w:val="00D96BB7"/>
    <w:rsid w:val="00DA099A"/>
    <w:rsid w:val="00DA101B"/>
    <w:rsid w:val="00DA11B6"/>
    <w:rsid w:val="00DA1995"/>
    <w:rsid w:val="00DA1A5F"/>
    <w:rsid w:val="00DA21F8"/>
    <w:rsid w:val="00DA3F57"/>
    <w:rsid w:val="00DA7657"/>
    <w:rsid w:val="00DB0E61"/>
    <w:rsid w:val="00DB1257"/>
    <w:rsid w:val="00DB44AB"/>
    <w:rsid w:val="00DB4CB8"/>
    <w:rsid w:val="00DB52E3"/>
    <w:rsid w:val="00DB6CB7"/>
    <w:rsid w:val="00DB6EAA"/>
    <w:rsid w:val="00DC3BD8"/>
    <w:rsid w:val="00DC3EAC"/>
    <w:rsid w:val="00DC54BF"/>
    <w:rsid w:val="00DC5B18"/>
    <w:rsid w:val="00DC6125"/>
    <w:rsid w:val="00DC73A9"/>
    <w:rsid w:val="00DD0267"/>
    <w:rsid w:val="00DD556B"/>
    <w:rsid w:val="00DD702F"/>
    <w:rsid w:val="00DD77FB"/>
    <w:rsid w:val="00DD7AF1"/>
    <w:rsid w:val="00DD7BBE"/>
    <w:rsid w:val="00DE324A"/>
    <w:rsid w:val="00DE34E2"/>
    <w:rsid w:val="00DE4617"/>
    <w:rsid w:val="00DE48E1"/>
    <w:rsid w:val="00DE57C3"/>
    <w:rsid w:val="00DF16AD"/>
    <w:rsid w:val="00DF1A6F"/>
    <w:rsid w:val="00DF2C14"/>
    <w:rsid w:val="00DF309E"/>
    <w:rsid w:val="00DF41F3"/>
    <w:rsid w:val="00DF425E"/>
    <w:rsid w:val="00DF52D0"/>
    <w:rsid w:val="00E0047E"/>
    <w:rsid w:val="00E01B75"/>
    <w:rsid w:val="00E01F87"/>
    <w:rsid w:val="00E04CAD"/>
    <w:rsid w:val="00E05799"/>
    <w:rsid w:val="00E11969"/>
    <w:rsid w:val="00E134E8"/>
    <w:rsid w:val="00E159A6"/>
    <w:rsid w:val="00E21103"/>
    <w:rsid w:val="00E21ED2"/>
    <w:rsid w:val="00E227E1"/>
    <w:rsid w:val="00E248C0"/>
    <w:rsid w:val="00E26D0D"/>
    <w:rsid w:val="00E344DA"/>
    <w:rsid w:val="00E377E0"/>
    <w:rsid w:val="00E420E4"/>
    <w:rsid w:val="00E42BC0"/>
    <w:rsid w:val="00E431EB"/>
    <w:rsid w:val="00E44C8C"/>
    <w:rsid w:val="00E46300"/>
    <w:rsid w:val="00E46A91"/>
    <w:rsid w:val="00E47A30"/>
    <w:rsid w:val="00E507F2"/>
    <w:rsid w:val="00E5142A"/>
    <w:rsid w:val="00E51CF2"/>
    <w:rsid w:val="00E5492B"/>
    <w:rsid w:val="00E55077"/>
    <w:rsid w:val="00E55209"/>
    <w:rsid w:val="00E552E6"/>
    <w:rsid w:val="00E567A4"/>
    <w:rsid w:val="00E56B77"/>
    <w:rsid w:val="00E56C67"/>
    <w:rsid w:val="00E56F54"/>
    <w:rsid w:val="00E57989"/>
    <w:rsid w:val="00E60328"/>
    <w:rsid w:val="00E604AA"/>
    <w:rsid w:val="00E61455"/>
    <w:rsid w:val="00E71E34"/>
    <w:rsid w:val="00E766CB"/>
    <w:rsid w:val="00E768D3"/>
    <w:rsid w:val="00E76D43"/>
    <w:rsid w:val="00E774B9"/>
    <w:rsid w:val="00E80101"/>
    <w:rsid w:val="00E80FAE"/>
    <w:rsid w:val="00E822E1"/>
    <w:rsid w:val="00E838A6"/>
    <w:rsid w:val="00E85596"/>
    <w:rsid w:val="00E87D6D"/>
    <w:rsid w:val="00E87F82"/>
    <w:rsid w:val="00E912FD"/>
    <w:rsid w:val="00E9288F"/>
    <w:rsid w:val="00E94BC5"/>
    <w:rsid w:val="00E95AE8"/>
    <w:rsid w:val="00EA04CF"/>
    <w:rsid w:val="00EA0B07"/>
    <w:rsid w:val="00EA0DC8"/>
    <w:rsid w:val="00EA125B"/>
    <w:rsid w:val="00EA23FB"/>
    <w:rsid w:val="00EB276A"/>
    <w:rsid w:val="00EB62A6"/>
    <w:rsid w:val="00EB6D69"/>
    <w:rsid w:val="00EB7B80"/>
    <w:rsid w:val="00EC00D5"/>
    <w:rsid w:val="00EC0B35"/>
    <w:rsid w:val="00EC2856"/>
    <w:rsid w:val="00EC3657"/>
    <w:rsid w:val="00EC5104"/>
    <w:rsid w:val="00ED39EA"/>
    <w:rsid w:val="00ED4F7B"/>
    <w:rsid w:val="00ED5117"/>
    <w:rsid w:val="00ED5BE8"/>
    <w:rsid w:val="00EE0BDC"/>
    <w:rsid w:val="00EE1935"/>
    <w:rsid w:val="00EE223F"/>
    <w:rsid w:val="00EE289D"/>
    <w:rsid w:val="00EE2E99"/>
    <w:rsid w:val="00EE3A53"/>
    <w:rsid w:val="00EE3DDB"/>
    <w:rsid w:val="00EE50F8"/>
    <w:rsid w:val="00EE7922"/>
    <w:rsid w:val="00EF3808"/>
    <w:rsid w:val="00EF4617"/>
    <w:rsid w:val="00EF6764"/>
    <w:rsid w:val="00EF7D13"/>
    <w:rsid w:val="00F03F36"/>
    <w:rsid w:val="00F0531E"/>
    <w:rsid w:val="00F06D47"/>
    <w:rsid w:val="00F07DC5"/>
    <w:rsid w:val="00F1059D"/>
    <w:rsid w:val="00F1215D"/>
    <w:rsid w:val="00F12D89"/>
    <w:rsid w:val="00F13771"/>
    <w:rsid w:val="00F1536C"/>
    <w:rsid w:val="00F153AB"/>
    <w:rsid w:val="00F15444"/>
    <w:rsid w:val="00F15FFF"/>
    <w:rsid w:val="00F17035"/>
    <w:rsid w:val="00F226A5"/>
    <w:rsid w:val="00F22DBB"/>
    <w:rsid w:val="00F2726A"/>
    <w:rsid w:val="00F35C3B"/>
    <w:rsid w:val="00F35EE0"/>
    <w:rsid w:val="00F37979"/>
    <w:rsid w:val="00F37EC1"/>
    <w:rsid w:val="00F408D5"/>
    <w:rsid w:val="00F4327D"/>
    <w:rsid w:val="00F432C1"/>
    <w:rsid w:val="00F4500A"/>
    <w:rsid w:val="00F472C8"/>
    <w:rsid w:val="00F50E60"/>
    <w:rsid w:val="00F51F8F"/>
    <w:rsid w:val="00F57801"/>
    <w:rsid w:val="00F579CB"/>
    <w:rsid w:val="00F65D5C"/>
    <w:rsid w:val="00F662CA"/>
    <w:rsid w:val="00F70CC9"/>
    <w:rsid w:val="00F72908"/>
    <w:rsid w:val="00F73644"/>
    <w:rsid w:val="00F749B8"/>
    <w:rsid w:val="00F75C5E"/>
    <w:rsid w:val="00F77E39"/>
    <w:rsid w:val="00F80A97"/>
    <w:rsid w:val="00F81300"/>
    <w:rsid w:val="00F822D5"/>
    <w:rsid w:val="00F83EB4"/>
    <w:rsid w:val="00F843D3"/>
    <w:rsid w:val="00F8519F"/>
    <w:rsid w:val="00F90628"/>
    <w:rsid w:val="00F90F0F"/>
    <w:rsid w:val="00F92429"/>
    <w:rsid w:val="00F925A6"/>
    <w:rsid w:val="00F953E4"/>
    <w:rsid w:val="00F95B52"/>
    <w:rsid w:val="00F966F0"/>
    <w:rsid w:val="00F97355"/>
    <w:rsid w:val="00F97A98"/>
    <w:rsid w:val="00FA24AD"/>
    <w:rsid w:val="00FA3280"/>
    <w:rsid w:val="00FA367A"/>
    <w:rsid w:val="00FA61D1"/>
    <w:rsid w:val="00FA6298"/>
    <w:rsid w:val="00FB2977"/>
    <w:rsid w:val="00FB3F12"/>
    <w:rsid w:val="00FB4BEC"/>
    <w:rsid w:val="00FB57CE"/>
    <w:rsid w:val="00FB7A12"/>
    <w:rsid w:val="00FC172D"/>
    <w:rsid w:val="00FC24B0"/>
    <w:rsid w:val="00FC405D"/>
    <w:rsid w:val="00FC4C7D"/>
    <w:rsid w:val="00FC4D17"/>
    <w:rsid w:val="00FC54E0"/>
    <w:rsid w:val="00FC6A3A"/>
    <w:rsid w:val="00FD09F3"/>
    <w:rsid w:val="00FD0E5E"/>
    <w:rsid w:val="00FD296E"/>
    <w:rsid w:val="00FD2BDD"/>
    <w:rsid w:val="00FD6493"/>
    <w:rsid w:val="00FD73C5"/>
    <w:rsid w:val="00FD771F"/>
    <w:rsid w:val="00FE00BD"/>
    <w:rsid w:val="00FE260E"/>
    <w:rsid w:val="00FE511C"/>
    <w:rsid w:val="00FF14E2"/>
    <w:rsid w:val="00FF2149"/>
    <w:rsid w:val="00FF4F15"/>
    <w:rsid w:val="00FF5699"/>
    <w:rsid w:val="00FF5804"/>
    <w:rsid w:val="00FF7469"/>
    <w:rsid w:val="01708AF6"/>
    <w:rsid w:val="028D6ACC"/>
    <w:rsid w:val="03F46948"/>
    <w:rsid w:val="0544E500"/>
    <w:rsid w:val="0569E68C"/>
    <w:rsid w:val="0596F438"/>
    <w:rsid w:val="05BB2C0E"/>
    <w:rsid w:val="0725C542"/>
    <w:rsid w:val="07C5CD14"/>
    <w:rsid w:val="081081EE"/>
    <w:rsid w:val="08597542"/>
    <w:rsid w:val="0859B4C6"/>
    <w:rsid w:val="08B80038"/>
    <w:rsid w:val="091711CD"/>
    <w:rsid w:val="094382F5"/>
    <w:rsid w:val="099AA940"/>
    <w:rsid w:val="0A091016"/>
    <w:rsid w:val="0A9A09B5"/>
    <w:rsid w:val="0ABC7F3A"/>
    <w:rsid w:val="0AE6AFE8"/>
    <w:rsid w:val="0B5B9A0B"/>
    <w:rsid w:val="0BD62C73"/>
    <w:rsid w:val="0BF6C5EF"/>
    <w:rsid w:val="0C3A1448"/>
    <w:rsid w:val="0CE46D11"/>
    <w:rsid w:val="0D003A42"/>
    <w:rsid w:val="0D16829B"/>
    <w:rsid w:val="0D940B9A"/>
    <w:rsid w:val="0DD54960"/>
    <w:rsid w:val="0DD707F8"/>
    <w:rsid w:val="0E0BB148"/>
    <w:rsid w:val="0E34EF4B"/>
    <w:rsid w:val="0E4B0FD7"/>
    <w:rsid w:val="0E791308"/>
    <w:rsid w:val="0ECA7856"/>
    <w:rsid w:val="0EF0071E"/>
    <w:rsid w:val="0FE6526C"/>
    <w:rsid w:val="0FF608EF"/>
    <w:rsid w:val="0FF7C3DC"/>
    <w:rsid w:val="10084849"/>
    <w:rsid w:val="1197E83A"/>
    <w:rsid w:val="11C57625"/>
    <w:rsid w:val="12962A6B"/>
    <w:rsid w:val="1299DC5F"/>
    <w:rsid w:val="12FF0D16"/>
    <w:rsid w:val="13758FF0"/>
    <w:rsid w:val="13EDE8EB"/>
    <w:rsid w:val="144EB906"/>
    <w:rsid w:val="14575EC9"/>
    <w:rsid w:val="14C4C680"/>
    <w:rsid w:val="14E61332"/>
    <w:rsid w:val="164D0335"/>
    <w:rsid w:val="1718B4B9"/>
    <w:rsid w:val="17500E42"/>
    <w:rsid w:val="17662618"/>
    <w:rsid w:val="182B8013"/>
    <w:rsid w:val="186991D5"/>
    <w:rsid w:val="18CEA1E2"/>
    <w:rsid w:val="1916BAC7"/>
    <w:rsid w:val="1939B128"/>
    <w:rsid w:val="196BD5E3"/>
    <w:rsid w:val="19752E35"/>
    <w:rsid w:val="19A79619"/>
    <w:rsid w:val="1A2DCF98"/>
    <w:rsid w:val="1A5EB730"/>
    <w:rsid w:val="1A9D287B"/>
    <w:rsid w:val="1ADE674B"/>
    <w:rsid w:val="1AF1EF03"/>
    <w:rsid w:val="1B230C28"/>
    <w:rsid w:val="1BB34F05"/>
    <w:rsid w:val="1BB83A4A"/>
    <w:rsid w:val="1BCCF231"/>
    <w:rsid w:val="1C2A3476"/>
    <w:rsid w:val="1D5394B0"/>
    <w:rsid w:val="1D66F7A9"/>
    <w:rsid w:val="1E4AC1A3"/>
    <w:rsid w:val="1E53A51E"/>
    <w:rsid w:val="1E931E26"/>
    <w:rsid w:val="1F8C9FF0"/>
    <w:rsid w:val="1F967A96"/>
    <w:rsid w:val="20249F6E"/>
    <w:rsid w:val="20BFA243"/>
    <w:rsid w:val="212FB296"/>
    <w:rsid w:val="21596665"/>
    <w:rsid w:val="21D48B3C"/>
    <w:rsid w:val="21E4DF86"/>
    <w:rsid w:val="2208CDAB"/>
    <w:rsid w:val="229BCA24"/>
    <w:rsid w:val="23AEFC37"/>
    <w:rsid w:val="23DB046F"/>
    <w:rsid w:val="245D5E8A"/>
    <w:rsid w:val="24B256EC"/>
    <w:rsid w:val="24F43114"/>
    <w:rsid w:val="257977BF"/>
    <w:rsid w:val="25A2D0BB"/>
    <w:rsid w:val="25E0F793"/>
    <w:rsid w:val="25E90575"/>
    <w:rsid w:val="284B383D"/>
    <w:rsid w:val="289ADB77"/>
    <w:rsid w:val="28FEDCA4"/>
    <w:rsid w:val="2A015FCA"/>
    <w:rsid w:val="2AB9E1E2"/>
    <w:rsid w:val="2AEDAE4C"/>
    <w:rsid w:val="2B296DF9"/>
    <w:rsid w:val="2BC0F5B6"/>
    <w:rsid w:val="2BCB3349"/>
    <w:rsid w:val="2BE2CB51"/>
    <w:rsid w:val="2BF83ADC"/>
    <w:rsid w:val="2C639FC3"/>
    <w:rsid w:val="2C6629E3"/>
    <w:rsid w:val="2CB2514C"/>
    <w:rsid w:val="2D2CCCD1"/>
    <w:rsid w:val="2D6DE7B0"/>
    <w:rsid w:val="2DA75FA1"/>
    <w:rsid w:val="2E63A1CC"/>
    <w:rsid w:val="2E71E5E6"/>
    <w:rsid w:val="2E9905A8"/>
    <w:rsid w:val="2F212EC2"/>
    <w:rsid w:val="2F2BC902"/>
    <w:rsid w:val="2F79F263"/>
    <w:rsid w:val="2F7B30B1"/>
    <w:rsid w:val="2FD00126"/>
    <w:rsid w:val="2FF0A5EC"/>
    <w:rsid w:val="3024C743"/>
    <w:rsid w:val="30EB42D8"/>
    <w:rsid w:val="31B63C98"/>
    <w:rsid w:val="31ED9963"/>
    <w:rsid w:val="322FB81B"/>
    <w:rsid w:val="32988C33"/>
    <w:rsid w:val="338A4D5E"/>
    <w:rsid w:val="33A02A20"/>
    <w:rsid w:val="33AFCCFC"/>
    <w:rsid w:val="34D26172"/>
    <w:rsid w:val="35068D98"/>
    <w:rsid w:val="35AC5B61"/>
    <w:rsid w:val="35C620D2"/>
    <w:rsid w:val="35D8D570"/>
    <w:rsid w:val="36104B9C"/>
    <w:rsid w:val="3611A4A7"/>
    <w:rsid w:val="366F8DAE"/>
    <w:rsid w:val="36A78382"/>
    <w:rsid w:val="36C216C8"/>
    <w:rsid w:val="37529CB3"/>
    <w:rsid w:val="379D8D26"/>
    <w:rsid w:val="379F6581"/>
    <w:rsid w:val="37EFD554"/>
    <w:rsid w:val="37FEB542"/>
    <w:rsid w:val="38682101"/>
    <w:rsid w:val="38A06A19"/>
    <w:rsid w:val="38A8BB9A"/>
    <w:rsid w:val="3945B42F"/>
    <w:rsid w:val="39775B6B"/>
    <w:rsid w:val="39C5A8E6"/>
    <w:rsid w:val="3A428C11"/>
    <w:rsid w:val="3ADEFD6D"/>
    <w:rsid w:val="3AF0BCAF"/>
    <w:rsid w:val="3B6C2642"/>
    <w:rsid w:val="3B87A2C6"/>
    <w:rsid w:val="3B87B93D"/>
    <w:rsid w:val="3B9EDF40"/>
    <w:rsid w:val="3BDC1978"/>
    <w:rsid w:val="3C1B3499"/>
    <w:rsid w:val="3C8D8464"/>
    <w:rsid w:val="3CDF2C6F"/>
    <w:rsid w:val="3D35D9D3"/>
    <w:rsid w:val="3E64C48B"/>
    <w:rsid w:val="3F1675D9"/>
    <w:rsid w:val="3F3FAF68"/>
    <w:rsid w:val="3FD163BC"/>
    <w:rsid w:val="401F4452"/>
    <w:rsid w:val="408AB003"/>
    <w:rsid w:val="40B7991E"/>
    <w:rsid w:val="411B5D33"/>
    <w:rsid w:val="415BD59F"/>
    <w:rsid w:val="41B0CDB4"/>
    <w:rsid w:val="426B04C8"/>
    <w:rsid w:val="42721B94"/>
    <w:rsid w:val="42EACED3"/>
    <w:rsid w:val="434535A5"/>
    <w:rsid w:val="43E22C5F"/>
    <w:rsid w:val="43E5AE73"/>
    <w:rsid w:val="4453CAB7"/>
    <w:rsid w:val="4492A836"/>
    <w:rsid w:val="44BBCF7E"/>
    <w:rsid w:val="44C59B78"/>
    <w:rsid w:val="4506C671"/>
    <w:rsid w:val="456A5428"/>
    <w:rsid w:val="46251947"/>
    <w:rsid w:val="462C2B93"/>
    <w:rsid w:val="46F09D20"/>
    <w:rsid w:val="47B814AE"/>
    <w:rsid w:val="47BD2161"/>
    <w:rsid w:val="47E2B756"/>
    <w:rsid w:val="481195D0"/>
    <w:rsid w:val="4866C43E"/>
    <w:rsid w:val="48BB6A74"/>
    <w:rsid w:val="48D9F932"/>
    <w:rsid w:val="499245F7"/>
    <w:rsid w:val="49E17B54"/>
    <w:rsid w:val="4A4403A8"/>
    <w:rsid w:val="4A68243D"/>
    <w:rsid w:val="4A87806C"/>
    <w:rsid w:val="4B1F4484"/>
    <w:rsid w:val="4B6C306F"/>
    <w:rsid w:val="4BFDF531"/>
    <w:rsid w:val="4C6ABBB9"/>
    <w:rsid w:val="4C9411A0"/>
    <w:rsid w:val="4CA4C190"/>
    <w:rsid w:val="4CC1502D"/>
    <w:rsid w:val="4D01D9B2"/>
    <w:rsid w:val="4D36E0EA"/>
    <w:rsid w:val="4D5BC231"/>
    <w:rsid w:val="4D69317B"/>
    <w:rsid w:val="4D8D43C8"/>
    <w:rsid w:val="4DD523FA"/>
    <w:rsid w:val="4E0576FA"/>
    <w:rsid w:val="4E13BCC9"/>
    <w:rsid w:val="4ED4EA4E"/>
    <w:rsid w:val="4ED77C34"/>
    <w:rsid w:val="4EF85DB7"/>
    <w:rsid w:val="4F01FEF8"/>
    <w:rsid w:val="4F7C7E15"/>
    <w:rsid w:val="4F80DF6F"/>
    <w:rsid w:val="4FCFBEDE"/>
    <w:rsid w:val="507399C6"/>
    <w:rsid w:val="50F1960C"/>
    <w:rsid w:val="510ED1B2"/>
    <w:rsid w:val="5217F88B"/>
    <w:rsid w:val="524786F4"/>
    <w:rsid w:val="52B87E41"/>
    <w:rsid w:val="52C78609"/>
    <w:rsid w:val="532B77A7"/>
    <w:rsid w:val="5358533F"/>
    <w:rsid w:val="551CAFC3"/>
    <w:rsid w:val="5689F477"/>
    <w:rsid w:val="56E543FF"/>
    <w:rsid w:val="56F21802"/>
    <w:rsid w:val="571D7D7D"/>
    <w:rsid w:val="57E99AE4"/>
    <w:rsid w:val="58E9E0DA"/>
    <w:rsid w:val="593F450F"/>
    <w:rsid w:val="59FF4D6C"/>
    <w:rsid w:val="5A1CA763"/>
    <w:rsid w:val="5A47FCCC"/>
    <w:rsid w:val="5BC0DB19"/>
    <w:rsid w:val="5BE602B1"/>
    <w:rsid w:val="5C3111CF"/>
    <w:rsid w:val="5C9FF3A1"/>
    <w:rsid w:val="5CD8D488"/>
    <w:rsid w:val="5D06F462"/>
    <w:rsid w:val="5E2D80E7"/>
    <w:rsid w:val="5E32FD07"/>
    <w:rsid w:val="5E79A898"/>
    <w:rsid w:val="5F8BD544"/>
    <w:rsid w:val="5FBC7E08"/>
    <w:rsid w:val="60215082"/>
    <w:rsid w:val="602D353F"/>
    <w:rsid w:val="602FBA04"/>
    <w:rsid w:val="60AFF319"/>
    <w:rsid w:val="60D6AF5F"/>
    <w:rsid w:val="60DF9E2F"/>
    <w:rsid w:val="60FF6A70"/>
    <w:rsid w:val="61047CDD"/>
    <w:rsid w:val="613C8EC3"/>
    <w:rsid w:val="627A3D3B"/>
    <w:rsid w:val="6285B245"/>
    <w:rsid w:val="62885C06"/>
    <w:rsid w:val="64BE00C3"/>
    <w:rsid w:val="64D29689"/>
    <w:rsid w:val="64FE06CE"/>
    <w:rsid w:val="6513E57A"/>
    <w:rsid w:val="6536B6D9"/>
    <w:rsid w:val="65C3E35B"/>
    <w:rsid w:val="65EFE1E3"/>
    <w:rsid w:val="664274D4"/>
    <w:rsid w:val="66590435"/>
    <w:rsid w:val="6662E518"/>
    <w:rsid w:val="66DF91E7"/>
    <w:rsid w:val="671A73E1"/>
    <w:rsid w:val="671F57B0"/>
    <w:rsid w:val="672B5F04"/>
    <w:rsid w:val="6804D027"/>
    <w:rsid w:val="681FBA8E"/>
    <w:rsid w:val="688B08F9"/>
    <w:rsid w:val="68C47E36"/>
    <w:rsid w:val="68EE776C"/>
    <w:rsid w:val="69115877"/>
    <w:rsid w:val="69233FBF"/>
    <w:rsid w:val="695901A4"/>
    <w:rsid w:val="69834E47"/>
    <w:rsid w:val="69BBB3D8"/>
    <w:rsid w:val="69C65BC9"/>
    <w:rsid w:val="6A057F80"/>
    <w:rsid w:val="6A345CF2"/>
    <w:rsid w:val="6A6CCB58"/>
    <w:rsid w:val="6B28F982"/>
    <w:rsid w:val="6B36ECB8"/>
    <w:rsid w:val="6BC7B963"/>
    <w:rsid w:val="6C17ED82"/>
    <w:rsid w:val="6C293227"/>
    <w:rsid w:val="6C56CC15"/>
    <w:rsid w:val="6D1741A4"/>
    <w:rsid w:val="6D5520AE"/>
    <w:rsid w:val="6D9201B5"/>
    <w:rsid w:val="6DAE70F1"/>
    <w:rsid w:val="6EAAE59F"/>
    <w:rsid w:val="6F36B926"/>
    <w:rsid w:val="6FE2BEF7"/>
    <w:rsid w:val="703AC6A2"/>
    <w:rsid w:val="70785517"/>
    <w:rsid w:val="71336A79"/>
    <w:rsid w:val="7270A264"/>
    <w:rsid w:val="729DE5ED"/>
    <w:rsid w:val="72BD48EA"/>
    <w:rsid w:val="72BDE1B8"/>
    <w:rsid w:val="734B026B"/>
    <w:rsid w:val="74197633"/>
    <w:rsid w:val="74316AD3"/>
    <w:rsid w:val="74A498E2"/>
    <w:rsid w:val="75527292"/>
    <w:rsid w:val="756389E2"/>
    <w:rsid w:val="756C5EAD"/>
    <w:rsid w:val="75B25E53"/>
    <w:rsid w:val="75B6D5CE"/>
    <w:rsid w:val="75BEBF8F"/>
    <w:rsid w:val="75DD3E36"/>
    <w:rsid w:val="75E27F8C"/>
    <w:rsid w:val="75EE66B7"/>
    <w:rsid w:val="75F0D710"/>
    <w:rsid w:val="766C7BD2"/>
    <w:rsid w:val="768DBCDF"/>
    <w:rsid w:val="76CEF281"/>
    <w:rsid w:val="76EDB540"/>
    <w:rsid w:val="77328AD2"/>
    <w:rsid w:val="77945567"/>
    <w:rsid w:val="77D62092"/>
    <w:rsid w:val="77E0D153"/>
    <w:rsid w:val="784AA02C"/>
    <w:rsid w:val="785F7D73"/>
    <w:rsid w:val="7863CCBC"/>
    <w:rsid w:val="78D504BC"/>
    <w:rsid w:val="78E37A56"/>
    <w:rsid w:val="794443C4"/>
    <w:rsid w:val="798E36B6"/>
    <w:rsid w:val="79B97BB1"/>
    <w:rsid w:val="79D03A8B"/>
    <w:rsid w:val="7A0F3009"/>
    <w:rsid w:val="7A15E9FA"/>
    <w:rsid w:val="7AA24376"/>
    <w:rsid w:val="7B0F92A6"/>
    <w:rsid w:val="7B19088E"/>
    <w:rsid w:val="7C31D514"/>
    <w:rsid w:val="7C8108B4"/>
    <w:rsid w:val="7CDFEDC6"/>
    <w:rsid w:val="7D2A898E"/>
    <w:rsid w:val="7D57F0AE"/>
    <w:rsid w:val="7DF3CDEB"/>
    <w:rsid w:val="7E618B0E"/>
    <w:rsid w:val="7E80C1C7"/>
    <w:rsid w:val="7E83277B"/>
    <w:rsid w:val="7F125C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285455"/>
  <w15:chartTrackingRefBased/>
  <w15:docId w15:val="{48F467F1-13D8-48E3-88E0-E67A759611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F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4F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4F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4F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4F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4F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F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F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F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F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4F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4F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4F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4F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4F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F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F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F15"/>
    <w:rPr>
      <w:rFonts w:eastAsiaTheme="majorEastAsia" w:cstheme="majorBidi"/>
      <w:color w:val="272727" w:themeColor="text1" w:themeTint="D8"/>
    </w:rPr>
  </w:style>
  <w:style w:type="paragraph" w:styleId="Title">
    <w:name w:val="Title"/>
    <w:basedOn w:val="Normal"/>
    <w:next w:val="Normal"/>
    <w:link w:val="TitleChar"/>
    <w:uiPriority w:val="10"/>
    <w:qFormat/>
    <w:rsid w:val="00FF4F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F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F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F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F15"/>
    <w:pPr>
      <w:spacing w:before="160"/>
      <w:jc w:val="center"/>
    </w:pPr>
    <w:rPr>
      <w:i/>
      <w:iCs/>
      <w:color w:val="404040" w:themeColor="text1" w:themeTint="BF"/>
    </w:rPr>
  </w:style>
  <w:style w:type="character" w:customStyle="1" w:styleId="QuoteChar">
    <w:name w:val="Quote Char"/>
    <w:basedOn w:val="DefaultParagraphFont"/>
    <w:link w:val="Quote"/>
    <w:uiPriority w:val="29"/>
    <w:rsid w:val="00FF4F15"/>
    <w:rPr>
      <w:i/>
      <w:iCs/>
      <w:color w:val="404040" w:themeColor="text1" w:themeTint="BF"/>
    </w:rPr>
  </w:style>
  <w:style w:type="paragraph" w:styleId="ListParagraph">
    <w:name w:val="List Paragraph"/>
    <w:basedOn w:val="Normal"/>
    <w:link w:val="ListParagraphChar"/>
    <w:uiPriority w:val="34"/>
    <w:qFormat/>
    <w:rsid w:val="00FF4F15"/>
    <w:pPr>
      <w:ind w:left="720"/>
      <w:contextualSpacing/>
    </w:pPr>
  </w:style>
  <w:style w:type="character" w:styleId="IntenseEmphasis">
    <w:name w:val="Intense Emphasis"/>
    <w:basedOn w:val="DefaultParagraphFont"/>
    <w:uiPriority w:val="21"/>
    <w:qFormat/>
    <w:rsid w:val="00FF4F15"/>
    <w:rPr>
      <w:i/>
      <w:iCs/>
      <w:color w:val="0F4761" w:themeColor="accent1" w:themeShade="BF"/>
    </w:rPr>
  </w:style>
  <w:style w:type="paragraph" w:styleId="IntenseQuote">
    <w:name w:val="Intense Quote"/>
    <w:basedOn w:val="Normal"/>
    <w:next w:val="Normal"/>
    <w:link w:val="IntenseQuoteChar"/>
    <w:uiPriority w:val="30"/>
    <w:qFormat/>
    <w:rsid w:val="00FF4F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4F15"/>
    <w:rPr>
      <w:i/>
      <w:iCs/>
      <w:color w:val="0F4761" w:themeColor="accent1" w:themeShade="BF"/>
    </w:rPr>
  </w:style>
  <w:style w:type="character" w:styleId="IntenseReference">
    <w:name w:val="Intense Reference"/>
    <w:basedOn w:val="DefaultParagraphFont"/>
    <w:uiPriority w:val="32"/>
    <w:qFormat/>
    <w:rsid w:val="00FF4F15"/>
    <w:rPr>
      <w:b/>
      <w:bCs/>
      <w:smallCaps/>
      <w:color w:val="0F4761" w:themeColor="accent1" w:themeShade="BF"/>
      <w:spacing w:val="5"/>
    </w:rPr>
  </w:style>
  <w:style w:type="table" w:styleId="TableGrid">
    <w:name w:val="Table Grid"/>
    <w:basedOn w:val="TableNormal"/>
    <w:uiPriority w:val="59"/>
    <w:rsid w:val="005077A0"/>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414C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14CE8"/>
  </w:style>
  <w:style w:type="paragraph" w:styleId="Footer">
    <w:name w:val="footer"/>
    <w:basedOn w:val="Normal"/>
    <w:link w:val="FooterChar"/>
    <w:uiPriority w:val="99"/>
    <w:unhideWhenUsed/>
    <w:rsid w:val="00414C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4CE8"/>
  </w:style>
  <w:style w:type="character" w:customStyle="1" w:styleId="ListParagraphChar">
    <w:name w:val="List Paragraph Char"/>
    <w:basedOn w:val="DefaultParagraphFont"/>
    <w:link w:val="ListParagraph"/>
    <w:uiPriority w:val="34"/>
    <w:rsid w:val="00BB3701"/>
  </w:style>
  <w:style w:type="table" w:styleId="GridTable6Colorful-Accent1">
    <w:name w:val="Grid Table 6 Colorful Accent 1"/>
    <w:basedOn w:val="TableNormal"/>
    <w:uiPriority w:val="51"/>
    <w:rsid w:val="00E134E8"/>
    <w:pPr>
      <w:spacing w:after="0" w:line="240" w:lineRule="auto"/>
    </w:pPr>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CommentReference">
    <w:name w:val="annotation reference"/>
    <w:basedOn w:val="DefaultParagraphFont"/>
    <w:uiPriority w:val="99"/>
    <w:semiHidden/>
    <w:unhideWhenUsed/>
    <w:rsid w:val="006D2320"/>
    <w:rPr>
      <w:sz w:val="16"/>
      <w:szCs w:val="16"/>
    </w:rPr>
  </w:style>
  <w:style w:type="paragraph" w:styleId="CommentText">
    <w:name w:val="annotation text"/>
    <w:basedOn w:val="Normal"/>
    <w:link w:val="CommentTextChar"/>
    <w:uiPriority w:val="99"/>
    <w:unhideWhenUsed/>
    <w:rsid w:val="006D2320"/>
    <w:pPr>
      <w:spacing w:line="240" w:lineRule="auto"/>
    </w:pPr>
    <w:rPr>
      <w:sz w:val="20"/>
      <w:szCs w:val="20"/>
    </w:rPr>
  </w:style>
  <w:style w:type="character" w:customStyle="1" w:styleId="CommentTextChar">
    <w:name w:val="Comment Text Char"/>
    <w:basedOn w:val="DefaultParagraphFont"/>
    <w:link w:val="CommentText"/>
    <w:uiPriority w:val="99"/>
    <w:rsid w:val="006D2320"/>
    <w:rPr>
      <w:sz w:val="20"/>
      <w:szCs w:val="20"/>
    </w:rPr>
  </w:style>
  <w:style w:type="paragraph" w:styleId="CommentSubject">
    <w:name w:val="annotation subject"/>
    <w:basedOn w:val="CommentText"/>
    <w:next w:val="CommentText"/>
    <w:link w:val="CommentSubjectChar"/>
    <w:uiPriority w:val="99"/>
    <w:semiHidden/>
    <w:unhideWhenUsed/>
    <w:rsid w:val="006D2320"/>
    <w:rPr>
      <w:b/>
      <w:bCs/>
    </w:rPr>
  </w:style>
  <w:style w:type="character" w:customStyle="1" w:styleId="CommentSubjectChar">
    <w:name w:val="Comment Subject Char"/>
    <w:basedOn w:val="CommentTextChar"/>
    <w:link w:val="CommentSubject"/>
    <w:uiPriority w:val="99"/>
    <w:semiHidden/>
    <w:rsid w:val="006D2320"/>
    <w:rPr>
      <w:b/>
      <w:bCs/>
      <w:sz w:val="20"/>
      <w:szCs w:val="20"/>
    </w:rPr>
  </w:style>
  <w:style w:type="character" w:styleId="Hyperlink">
    <w:name w:val="Hyperlink"/>
    <w:basedOn w:val="DefaultParagraphFont"/>
    <w:uiPriority w:val="99"/>
    <w:unhideWhenUsed/>
    <w:rsid w:val="00203B4B"/>
    <w:rPr>
      <w:color w:val="467886" w:themeColor="hyperlink"/>
      <w:u w:val="single"/>
    </w:rPr>
  </w:style>
  <w:style w:type="character" w:styleId="UnresolvedMention">
    <w:name w:val="Unresolved Mention"/>
    <w:basedOn w:val="DefaultParagraphFont"/>
    <w:uiPriority w:val="99"/>
    <w:semiHidden/>
    <w:unhideWhenUsed/>
    <w:rsid w:val="00203B4B"/>
    <w:rPr>
      <w:color w:val="605E5C"/>
      <w:shd w:val="clear" w:color="auto" w:fill="E1DFDD"/>
    </w:rPr>
  </w:style>
  <w:style w:type="table" w:styleId="GridTable4-Accent1">
    <w:name w:val="Grid Table 4 Accent 1"/>
    <w:basedOn w:val="TableNormal"/>
    <w:uiPriority w:val="49"/>
    <w:rsid w:val="00C74FFF"/>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Revision">
    <w:name w:val="Revision"/>
    <w:hidden/>
    <w:uiPriority w:val="99"/>
    <w:semiHidden/>
    <w:rsid w:val="0061088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149251">
      <w:bodyDiv w:val="1"/>
      <w:marLeft w:val="0"/>
      <w:marRight w:val="0"/>
      <w:marTop w:val="0"/>
      <w:marBottom w:val="0"/>
      <w:divBdr>
        <w:top w:val="none" w:sz="0" w:space="0" w:color="auto"/>
        <w:left w:val="none" w:sz="0" w:space="0" w:color="auto"/>
        <w:bottom w:val="none" w:sz="0" w:space="0" w:color="auto"/>
        <w:right w:val="none" w:sz="0" w:space="0" w:color="auto"/>
      </w:divBdr>
    </w:div>
    <w:div w:id="347874220">
      <w:bodyDiv w:val="1"/>
      <w:marLeft w:val="0"/>
      <w:marRight w:val="0"/>
      <w:marTop w:val="0"/>
      <w:marBottom w:val="0"/>
      <w:divBdr>
        <w:top w:val="none" w:sz="0" w:space="0" w:color="auto"/>
        <w:left w:val="none" w:sz="0" w:space="0" w:color="auto"/>
        <w:bottom w:val="none" w:sz="0" w:space="0" w:color="auto"/>
        <w:right w:val="none" w:sz="0" w:space="0" w:color="auto"/>
      </w:divBdr>
    </w:div>
    <w:div w:id="474565360">
      <w:bodyDiv w:val="1"/>
      <w:marLeft w:val="0"/>
      <w:marRight w:val="0"/>
      <w:marTop w:val="0"/>
      <w:marBottom w:val="0"/>
      <w:divBdr>
        <w:top w:val="none" w:sz="0" w:space="0" w:color="auto"/>
        <w:left w:val="none" w:sz="0" w:space="0" w:color="auto"/>
        <w:bottom w:val="none" w:sz="0" w:space="0" w:color="auto"/>
        <w:right w:val="none" w:sz="0" w:space="0" w:color="auto"/>
      </w:divBdr>
    </w:div>
    <w:div w:id="542251627">
      <w:bodyDiv w:val="1"/>
      <w:marLeft w:val="0"/>
      <w:marRight w:val="0"/>
      <w:marTop w:val="0"/>
      <w:marBottom w:val="0"/>
      <w:divBdr>
        <w:top w:val="none" w:sz="0" w:space="0" w:color="auto"/>
        <w:left w:val="none" w:sz="0" w:space="0" w:color="auto"/>
        <w:bottom w:val="none" w:sz="0" w:space="0" w:color="auto"/>
        <w:right w:val="none" w:sz="0" w:space="0" w:color="auto"/>
      </w:divBdr>
      <w:divsChild>
        <w:div w:id="711079957">
          <w:marLeft w:val="1166"/>
          <w:marRight w:val="0"/>
          <w:marTop w:val="100"/>
          <w:marBottom w:val="0"/>
          <w:divBdr>
            <w:top w:val="none" w:sz="0" w:space="0" w:color="auto"/>
            <w:left w:val="none" w:sz="0" w:space="0" w:color="auto"/>
            <w:bottom w:val="none" w:sz="0" w:space="0" w:color="auto"/>
            <w:right w:val="none" w:sz="0" w:space="0" w:color="auto"/>
          </w:divBdr>
        </w:div>
        <w:div w:id="806313274">
          <w:marLeft w:val="1166"/>
          <w:marRight w:val="0"/>
          <w:marTop w:val="100"/>
          <w:marBottom w:val="0"/>
          <w:divBdr>
            <w:top w:val="none" w:sz="0" w:space="0" w:color="auto"/>
            <w:left w:val="none" w:sz="0" w:space="0" w:color="auto"/>
            <w:bottom w:val="none" w:sz="0" w:space="0" w:color="auto"/>
            <w:right w:val="none" w:sz="0" w:space="0" w:color="auto"/>
          </w:divBdr>
        </w:div>
        <w:div w:id="1899511326">
          <w:marLeft w:val="1166"/>
          <w:marRight w:val="0"/>
          <w:marTop w:val="100"/>
          <w:marBottom w:val="0"/>
          <w:divBdr>
            <w:top w:val="none" w:sz="0" w:space="0" w:color="auto"/>
            <w:left w:val="none" w:sz="0" w:space="0" w:color="auto"/>
            <w:bottom w:val="none" w:sz="0" w:space="0" w:color="auto"/>
            <w:right w:val="none" w:sz="0" w:space="0" w:color="auto"/>
          </w:divBdr>
        </w:div>
        <w:div w:id="1997217913">
          <w:marLeft w:val="1166"/>
          <w:marRight w:val="0"/>
          <w:marTop w:val="100"/>
          <w:marBottom w:val="0"/>
          <w:divBdr>
            <w:top w:val="none" w:sz="0" w:space="0" w:color="auto"/>
            <w:left w:val="none" w:sz="0" w:space="0" w:color="auto"/>
            <w:bottom w:val="none" w:sz="0" w:space="0" w:color="auto"/>
            <w:right w:val="none" w:sz="0" w:space="0" w:color="auto"/>
          </w:divBdr>
        </w:div>
        <w:div w:id="2006349723">
          <w:marLeft w:val="446"/>
          <w:marRight w:val="0"/>
          <w:marTop w:val="200"/>
          <w:marBottom w:val="0"/>
          <w:divBdr>
            <w:top w:val="none" w:sz="0" w:space="0" w:color="auto"/>
            <w:left w:val="none" w:sz="0" w:space="0" w:color="auto"/>
            <w:bottom w:val="none" w:sz="0" w:space="0" w:color="auto"/>
            <w:right w:val="none" w:sz="0" w:space="0" w:color="auto"/>
          </w:divBdr>
        </w:div>
      </w:divsChild>
    </w:div>
    <w:div w:id="554200429">
      <w:bodyDiv w:val="1"/>
      <w:marLeft w:val="0"/>
      <w:marRight w:val="0"/>
      <w:marTop w:val="0"/>
      <w:marBottom w:val="0"/>
      <w:divBdr>
        <w:top w:val="none" w:sz="0" w:space="0" w:color="auto"/>
        <w:left w:val="none" w:sz="0" w:space="0" w:color="auto"/>
        <w:bottom w:val="none" w:sz="0" w:space="0" w:color="auto"/>
        <w:right w:val="none" w:sz="0" w:space="0" w:color="auto"/>
      </w:divBdr>
    </w:div>
    <w:div w:id="1120414809">
      <w:bodyDiv w:val="1"/>
      <w:marLeft w:val="0"/>
      <w:marRight w:val="0"/>
      <w:marTop w:val="0"/>
      <w:marBottom w:val="0"/>
      <w:divBdr>
        <w:top w:val="none" w:sz="0" w:space="0" w:color="auto"/>
        <w:left w:val="none" w:sz="0" w:space="0" w:color="auto"/>
        <w:bottom w:val="none" w:sz="0" w:space="0" w:color="auto"/>
        <w:right w:val="none" w:sz="0" w:space="0" w:color="auto"/>
      </w:divBdr>
    </w:div>
    <w:div w:id="1144083424">
      <w:bodyDiv w:val="1"/>
      <w:marLeft w:val="0"/>
      <w:marRight w:val="0"/>
      <w:marTop w:val="0"/>
      <w:marBottom w:val="0"/>
      <w:divBdr>
        <w:top w:val="none" w:sz="0" w:space="0" w:color="auto"/>
        <w:left w:val="none" w:sz="0" w:space="0" w:color="auto"/>
        <w:bottom w:val="none" w:sz="0" w:space="0" w:color="auto"/>
        <w:right w:val="none" w:sz="0" w:space="0" w:color="auto"/>
      </w:divBdr>
    </w:div>
    <w:div w:id="1763377337">
      <w:bodyDiv w:val="1"/>
      <w:marLeft w:val="0"/>
      <w:marRight w:val="0"/>
      <w:marTop w:val="0"/>
      <w:marBottom w:val="0"/>
      <w:divBdr>
        <w:top w:val="none" w:sz="0" w:space="0" w:color="auto"/>
        <w:left w:val="none" w:sz="0" w:space="0" w:color="auto"/>
        <w:bottom w:val="none" w:sz="0" w:space="0" w:color="auto"/>
        <w:right w:val="none" w:sz="0" w:space="0" w:color="auto"/>
      </w:divBdr>
    </w:div>
    <w:div w:id="2014798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footer" Target="footer1.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header" Target="header1.xml"/><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cbi.nlm.nih.gov/projects/gap/cgi-bin/study.cgi?study_id=phs001672.v3.p1" TargetMode="External"/><Relationship Id="rId5" Type="http://schemas.openxmlformats.org/officeDocument/2006/relationships/footnotes" Target="footnotes.xml"/><Relationship Id="rId15" Type="http://schemas.microsoft.com/office/2011/relationships/people" Target="people.xml"/><Relationship Id="rId10" Type="http://schemas.microsoft.com/office/2018/08/relationships/commentsExtensible" Target="commentsExtensible.xml"/><Relationship Id="rId19" Type="http://schemas.openxmlformats.org/officeDocument/2006/relationships/customXml" Target="../customXml/item3.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Talking Points</DocumentType>
    <Topic xmlns="46ade7e5-a61b-41ef-8b65-1672892065de">MVP</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C2262E71-23EE-4C50-8624-5FAA39363355}"/>
</file>

<file path=customXml/itemProps2.xml><?xml version="1.0" encoding="utf-8"?>
<ds:datastoreItem xmlns:ds="http://schemas.openxmlformats.org/officeDocument/2006/customXml" ds:itemID="{50B36204-4212-47B1-BA8B-3B96351C3CA0}"/>
</file>

<file path=customXml/itemProps3.xml><?xml version="1.0" encoding="utf-8"?>
<ds:datastoreItem xmlns:ds="http://schemas.openxmlformats.org/officeDocument/2006/customXml" ds:itemID="{2B096219-BD19-47C3-870F-3074430E57D3}"/>
</file>

<file path=docMetadata/LabelInfo.xml><?xml version="1.0" encoding="utf-8"?>
<clbl:labelList xmlns:clbl="http://schemas.microsoft.com/office/2020/mipLabelMetadata">
  <clbl:label id="{e95f1b23-abaf-45ee-821d-b7ab251ab3bf}" enabled="0" method="" siteId="{e95f1b23-abaf-45ee-821d-b7ab251ab3bf}" removed="1"/>
</clbl:labelList>
</file>

<file path=docProps/app.xml><?xml version="1.0" encoding="utf-8"?>
<Properties xmlns="http://schemas.openxmlformats.org/officeDocument/2006/extended-properties" xmlns:vt="http://schemas.openxmlformats.org/officeDocument/2006/docPropsVTypes">
  <Template>Normal</Template>
  <TotalTime>7</TotalTime>
  <Pages>5</Pages>
  <Words>1597</Words>
  <Characters>9106</Characters>
  <Application>Microsoft Office Word</Application>
  <DocSecurity>4</DocSecurity>
  <Lines>75</Lines>
  <Paragraphs>21</Paragraphs>
  <ScaleCrop>false</ScaleCrop>
  <Company/>
  <LinksUpToDate>false</LinksUpToDate>
  <CharactersWithSpaces>10682</CharactersWithSpaces>
  <SharedDoc>false</SharedDoc>
  <HLinks>
    <vt:vector size="6" baseType="variant">
      <vt:variant>
        <vt:i4>2490451</vt:i4>
      </vt:variant>
      <vt:variant>
        <vt:i4>0</vt:i4>
      </vt:variant>
      <vt:variant>
        <vt:i4>0</vt:i4>
      </vt:variant>
      <vt:variant>
        <vt:i4>5</vt:i4>
      </vt:variant>
      <vt:variant>
        <vt:lpwstr>https://www.ncbi.nlm.nih.gov/projects/gap/cgi-bin/study.cgi?study_id=phs001672.v3.p1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Million Veteran Program Overview SECVA Hearing Prep</dc:title>
  <dc:subject/>
  <dc:creator>Muralidhar, Sumitra</dc:creator>
  <cp:keywords/>
  <dc:description/>
  <cp:lastModifiedBy>Friedland, Bruce I.</cp:lastModifiedBy>
  <cp:revision>2</cp:revision>
  <dcterms:created xsi:type="dcterms:W3CDTF">2025-04-28T19:04:00Z</dcterms:created>
  <dcterms:modified xsi:type="dcterms:W3CDTF">2025-04-28T19:04:00Z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