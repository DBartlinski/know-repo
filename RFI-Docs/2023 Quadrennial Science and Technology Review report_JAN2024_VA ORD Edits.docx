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left"/>
      </w:pPr>
      <w:r>
        <w:rPr>
          <w:color w:val="646464"/>
          <w:sz w:val="18"/>
        </w:rPr>
        <w:t>Document: 2023 Quadrennial Science and Technology Review report_JAN2024_VA ORD Edits.docx</w:t>
      </w:r>
    </w:p>
    <w:p>
      <w:pPr>
        <w:jc w:val="left"/>
      </w:pPr>
      <w:r>
        <w:rPr>
          <w:color w:val="646464"/>
          <w:sz w:val="18"/>
        </w:rPr>
        <w:t>Title: 2023 Quadrennial Science and Technology Review report</w:t>
      </w:r>
    </w:p>
    <w:p>
      <w:pPr>
        <w:jc w:val="left"/>
      </w:pPr>
      <w:r>
        <w:rPr>
          <w:color w:val="646464"/>
          <w:sz w:val="18"/>
        </w:rPr>
        <w:t>Topic: Precision Oncology | Type: Presentations and Other Documents</w:t>
      </w:r>
    </w:p>
    <w:p>
      <w:pPr>
        <w:jc w:val="left"/>
      </w:pPr>
      <w:r>
        <w:rPr>
          <w:color w:val="646464"/>
          <w:sz w:val="18"/>
        </w:rPr>
        <w:t>Created: 2024-04-09 | By: Bartlinski, David</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Precision Oncology | Type: Presentations and Other Documents</w:t>
      </w:r>
    </w:p>
    <w:p>
      <w:pPr>
        <w:jc w:val="left"/>
      </w:pPr>
      <w:r>
        <w:rPr>
          <w:color w:val="646464"/>
          <w:sz w:val="18"/>
        </w:rPr>
        <w:t>Created: 2024-04-09 | By: Bartlinski, David</w:t>
      </w:r>
    </w:p>
    <w:p>
      <w:pPr>
        <w:jc w:val="left"/>
      </w:pPr>
      <w:r>
        <w:rPr>
          <w:color w:val="646464"/>
          <w:sz w:val="18"/>
        </w:rPr>
        <w:t>Modified: 2026-02-02 | By: Bartlinski, David</w:t>
      </w:r>
    </w:p>
    <w:p w14:paraId="078C51ED" w14:textId="182B7589" w:rsidR="00332B3C" w:rsidRPr="00FA71BC" w:rsidRDefault="000D4604" w:rsidP="000D59A5">
      <w:pPr>
        <w:spacing w:after="0" w:line="240" w:lineRule="auto"/>
        <w:contextualSpacing/>
        <w:jc w:val="left"/>
        <w:rPr>
          <w:rFonts w:ascii="Times New Roman" w:hAnsi="Times New Roman" w:cs="Times New Roman"/>
          <w:sz w:val="24"/>
          <w:szCs w:val="24"/>
        </w:rPr>
      </w:pPr>
      <w:r>
        <w:rPr>
          <w:color w:val="C8C8C8"/>
          <w:sz w:val="16"/>
        </w:rPr>
        <w:t>────────────────────────────────────────────────────────────────────────────────</w:t>
      </w:r>
    </w:p>
    <w:p w14:paraId="5648D3FF" w14:textId="42F9C590" w:rsidR="000D4604" w:rsidRPr="00344661" w:rsidRDefault="000D4604" w:rsidP="000D59A5">
      <w:pPr>
        <w:spacing w:after="0" w:line="240" w:lineRule="auto"/>
        <w:contextualSpacing/>
        <w:rPr>
          <w:rFonts w:ascii="Times New Roman" w:hAnsi="Times New Roman" w:cs="Times New Roman"/>
          <w:sz w:val="24"/>
          <w:szCs w:val="24"/>
        </w:rPr>
      </w:pPr>
      <w:r/>
    </w:p>
    <w:p w14:paraId="1B4B5721" w14:textId="77777777" w:rsidR="000D4604" w:rsidRPr="00344661" w:rsidRDefault="000D4604" w:rsidP="000D59A5">
      <w:pPr>
        <w:spacing w:after="0" w:line="240" w:lineRule="auto"/>
        <w:contextualSpacing/>
        <w:rPr>
          <w:rFonts w:ascii="Times New Roman" w:hAnsi="Times New Roman" w:cs="Times New Roman"/>
          <w:smallCaps/>
          <w:sz w:val="24"/>
          <w:szCs w:val="24"/>
        </w:rPr>
      </w:pPr>
    </w:p>
    <w:p w14:paraId="031CFCAF" w14:textId="1A75264F" w:rsidR="000D4604" w:rsidRPr="000D59A5" w:rsidRDefault="000D4604" w:rsidP="000D59A5">
      <w:pPr>
        <w:spacing w:after="0" w:line="240" w:lineRule="auto"/>
        <w:contextualSpacing/>
        <w:rPr>
          <w:rFonts w:ascii="Times New Roman" w:hAnsi="Times New Roman" w:cs="Times New Roman"/>
          <w:smallCaps/>
          <w:color w:val="1F3864"/>
          <w:sz w:val="24"/>
          <w:szCs w:val="24"/>
        </w:rPr>
      </w:pPr>
      <w:r w:rsidRPr="00344661">
        <w:rPr>
          <w:rFonts w:ascii="Times New Roman" w:hAnsi="Times New Roman" w:cs="Times New Roman"/>
          <w:smallCaps/>
          <w:color w:val="1F3864" w:themeColor="accent1" w:themeShade="80"/>
          <w:sz w:val="24"/>
          <w:szCs w:val="24"/>
        </w:rPr>
        <w:t>Quadrennial Science and Technology Review Report</w:t>
      </w:r>
    </w:p>
    <w:p w14:paraId="052FAC09" w14:textId="77777777" w:rsidR="00F720C4" w:rsidRPr="00344661" w:rsidRDefault="00F720C4" w:rsidP="000D59A5">
      <w:pPr>
        <w:spacing w:after="0" w:line="240" w:lineRule="auto"/>
        <w:contextualSpacing/>
        <w:rPr>
          <w:rFonts w:ascii="Times New Roman" w:hAnsi="Times New Roman" w:cs="Times New Roman"/>
          <w:smallCaps/>
          <w:color w:val="1F3864" w:themeColor="accent1" w:themeShade="80"/>
          <w:sz w:val="24"/>
          <w:szCs w:val="24"/>
        </w:rPr>
      </w:pPr>
    </w:p>
    <w:p w14:paraId="43BAE17F" w14:textId="6B5C7383" w:rsidR="000D4604" w:rsidRPr="000D59A5" w:rsidRDefault="004A4098" w:rsidP="000D59A5">
      <w:pPr>
        <w:spacing w:after="0" w:line="240" w:lineRule="auto"/>
        <w:contextualSpacing/>
        <w:rPr>
          <w:rFonts w:ascii="Times New Roman" w:hAnsi="Times New Roman" w:cs="Times New Roman"/>
          <w:smallCaps/>
          <w:color w:val="1F3864"/>
          <w:sz w:val="24"/>
          <w:szCs w:val="24"/>
        </w:rPr>
      </w:pPr>
      <w:r>
        <w:rPr>
          <w:rFonts w:ascii="Times New Roman" w:hAnsi="Times New Roman" w:cs="Times New Roman"/>
          <w:smallCaps/>
          <w:color w:val="1F3864" w:themeColor="accent1" w:themeShade="80"/>
          <w:sz w:val="24"/>
          <w:szCs w:val="24"/>
        </w:rPr>
        <w:t>January 2024</w:t>
      </w:r>
    </w:p>
    <w:p w14:paraId="06CF36BE" w14:textId="39C392D3" w:rsidR="000D4604" w:rsidRPr="00344661" w:rsidRDefault="000D4604" w:rsidP="000D59A5">
      <w:pPr>
        <w:spacing w:after="0" w:line="240" w:lineRule="auto"/>
        <w:contextualSpacing/>
        <w:rPr>
          <w:rFonts w:ascii="Times New Roman" w:hAnsi="Times New Roman" w:cs="Times New Roman"/>
          <w:sz w:val="24"/>
          <w:szCs w:val="24"/>
        </w:rPr>
      </w:pPr>
    </w:p>
    <w:p w14:paraId="1EE4736F" w14:textId="3D2D2771" w:rsidR="00525731" w:rsidRPr="00344661" w:rsidRDefault="00525731" w:rsidP="000D59A5">
      <w:pP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br w:type="page"/>
      </w:r>
    </w:p>
    <w:p w14:paraId="121B324D" w14:textId="77777777" w:rsidR="00525731" w:rsidRPr="00FA71BC" w:rsidRDefault="00525731" w:rsidP="000D59A5">
      <w:pPr>
        <w:pStyle w:val="Heading1"/>
        <w:spacing w:before="0"/>
        <w:rPr>
          <w:sz w:val="24"/>
          <w:szCs w:val="24"/>
        </w:rPr>
      </w:pPr>
      <w:bookmarkStart w:id="0" w:name="_Toc152543509"/>
      <w:bookmarkStart w:id="1" w:name="_Toc28854694"/>
      <w:bookmarkStart w:id="2" w:name="_Toc69482174"/>
      <w:bookmarkStart w:id="3" w:name="_Toc69482200"/>
      <w:bookmarkStart w:id="4" w:name="_Toc69482954"/>
      <w:bookmarkStart w:id="5" w:name="_Toc71708369"/>
      <w:bookmarkStart w:id="6" w:name="_Toc99544443"/>
      <w:bookmarkStart w:id="7" w:name="_Toc99548479"/>
      <w:r w:rsidRPr="00344661">
        <w:rPr>
          <w:sz w:val="24"/>
          <w:szCs w:val="24"/>
        </w:rPr>
        <w:t>About the Office of Science and Technology Policy</w:t>
      </w:r>
      <w:bookmarkEnd w:id="0"/>
    </w:p>
    <w:p w14:paraId="38657DA1" w14:textId="4DB9952C" w:rsidR="00525731" w:rsidRPr="00FA71BC" w:rsidRDefault="00525731" w:rsidP="000D59A5">
      <w:pPr>
        <w:spacing w:after="0" w:line="240" w:lineRule="auto"/>
        <w:contextualSpacing/>
        <w:rPr>
          <w:rFonts w:ascii="Times New Roman" w:hAnsi="Times New Roman" w:cs="Times New Roman"/>
          <w:sz w:val="24"/>
          <w:szCs w:val="24"/>
        </w:rPr>
      </w:pPr>
      <w:r w:rsidRPr="00344661">
        <w:rPr>
          <w:rFonts w:ascii="Times New Roman" w:eastAsia="Calibri" w:hAnsi="Times New Roman" w:cs="Times New Roman"/>
          <w:color w:val="000000"/>
          <w:sz w:val="24"/>
          <w:szCs w:val="24"/>
        </w:rPr>
        <w:t>The Office of Science and Technology Policy (OSTP) was established by the National Science and Technology Policy, Organization, and Priorities Act of 1976 to provide the President and others within the Executive Office of the President with advice on the scientific, engineering, and technological aspects of the economy, national security, homeland security, health, foreign relations, the environment, and the technological recovery and use of resources, among other topics. OSTP leads interagency science and technology policy coordination efforts, assists the Office of Management and Budget with an annual review and analysis of Federal research and development</w:t>
      </w:r>
      <w:r w:rsidR="00D636E0">
        <w:rPr>
          <w:rFonts w:ascii="Times New Roman" w:eastAsia="Calibri" w:hAnsi="Times New Roman" w:cs="Times New Roman"/>
          <w:color w:val="000000"/>
          <w:sz w:val="24"/>
          <w:szCs w:val="24"/>
        </w:rPr>
        <w:t xml:space="preserve"> </w:t>
      </w:r>
      <w:r w:rsidRPr="00344661">
        <w:rPr>
          <w:rFonts w:ascii="Times New Roman" w:eastAsia="Calibri" w:hAnsi="Times New Roman" w:cs="Times New Roman"/>
          <w:color w:val="000000"/>
          <w:sz w:val="24"/>
          <w:szCs w:val="24"/>
        </w:rPr>
        <w:t>in budgets, and serves as a source of scientific and technological analysis and judgment for the President with respect to major policies, plans, and programs of the Federal Government. More information is available at</w:t>
      </w:r>
      <w:r w:rsidRPr="00344661">
        <w:rPr>
          <w:rFonts w:ascii="Times New Roman" w:eastAsia="Calibri" w:hAnsi="Times New Roman" w:cs="Times New Roman"/>
          <w:sz w:val="24"/>
          <w:szCs w:val="24"/>
        </w:rPr>
        <w:t xml:space="preserve"> </w:t>
      </w:r>
      <w:hyperlink r:id="rId12" w:history="1">
        <w:r w:rsidRPr="00344661">
          <w:rPr>
            <w:rFonts w:ascii="Times New Roman" w:eastAsia="Calibri" w:hAnsi="Times New Roman" w:cs="Times New Roman"/>
            <w:color w:val="0563C1"/>
            <w:sz w:val="24"/>
            <w:szCs w:val="24"/>
            <w:u w:val="single"/>
          </w:rPr>
          <w:t>http://www.whitehouse.gov/ostp</w:t>
        </w:r>
      </w:hyperlink>
      <w:r w:rsidRPr="00344661">
        <w:rPr>
          <w:rFonts w:ascii="Times New Roman" w:eastAsia="Calibri" w:hAnsi="Times New Roman" w:cs="Times New Roman"/>
          <w:color w:val="000000"/>
          <w:sz w:val="24"/>
          <w:szCs w:val="24"/>
        </w:rPr>
        <w:t>.</w:t>
      </w:r>
    </w:p>
    <w:bookmarkEnd w:id="1"/>
    <w:bookmarkEnd w:id="2"/>
    <w:bookmarkEnd w:id="3"/>
    <w:bookmarkEnd w:id="4"/>
    <w:bookmarkEnd w:id="5"/>
    <w:bookmarkEnd w:id="6"/>
    <w:bookmarkEnd w:id="7"/>
    <w:p w14:paraId="05F4CBAF" w14:textId="77777777" w:rsidR="008754CB" w:rsidRPr="00344661" w:rsidRDefault="008754CB">
      <w:pPr>
        <w:pStyle w:val="Heading1"/>
        <w:spacing w:before="0"/>
        <w:rPr>
          <w:sz w:val="24"/>
          <w:szCs w:val="24"/>
        </w:rPr>
      </w:pPr>
    </w:p>
    <w:p w14:paraId="058DC1F0" w14:textId="7EA11D7A" w:rsidR="00F720C4" w:rsidRPr="00344661" w:rsidRDefault="00F720C4">
      <w:pPr>
        <w:pStyle w:val="Heading1"/>
        <w:spacing w:before="0"/>
        <w:rPr>
          <w:sz w:val="24"/>
          <w:szCs w:val="24"/>
        </w:rPr>
      </w:pPr>
      <w:r w:rsidRPr="00344661">
        <w:rPr>
          <w:sz w:val="24"/>
          <w:szCs w:val="24"/>
        </w:rPr>
        <w:t xml:space="preserve">About this Report </w:t>
      </w:r>
    </w:p>
    <w:p w14:paraId="790FEC52" w14:textId="1F536BC0" w:rsidR="00AF5C6F" w:rsidRPr="00FA71BC" w:rsidRDefault="00452267" w:rsidP="000D59A5">
      <w:pPr>
        <w:pStyle w:val="Heading1"/>
        <w:rPr>
          <w:b w:val="0"/>
          <w:color w:val="auto"/>
          <w:sz w:val="24"/>
          <w:szCs w:val="24"/>
        </w:rPr>
      </w:pPr>
      <w:r w:rsidRPr="005D6CEA">
        <w:rPr>
          <w:b w:val="0"/>
          <w:color w:val="auto"/>
          <w:sz w:val="24"/>
          <w:szCs w:val="24"/>
        </w:rPr>
        <w:t>Th</w:t>
      </w:r>
      <w:r w:rsidR="008754CB" w:rsidRPr="00F62DF2">
        <w:rPr>
          <w:b w:val="0"/>
          <w:color w:val="auto"/>
          <w:sz w:val="24"/>
          <w:szCs w:val="24"/>
        </w:rPr>
        <w:t xml:space="preserve">is </w:t>
      </w:r>
      <w:r w:rsidRPr="00F62DF2">
        <w:rPr>
          <w:b w:val="0"/>
          <w:color w:val="auto"/>
          <w:sz w:val="24"/>
          <w:szCs w:val="24"/>
        </w:rPr>
        <w:t xml:space="preserve">Quadrennial Science and Technology Review </w:t>
      </w:r>
      <w:r w:rsidR="00567E93" w:rsidRPr="00F62DF2">
        <w:rPr>
          <w:b w:val="0"/>
          <w:color w:val="auto"/>
          <w:sz w:val="24"/>
          <w:szCs w:val="24"/>
        </w:rPr>
        <w:t xml:space="preserve">(QSTR) </w:t>
      </w:r>
      <w:r w:rsidR="00F30BC4" w:rsidRPr="00F62DF2">
        <w:rPr>
          <w:b w:val="0"/>
          <w:color w:val="auto"/>
          <w:sz w:val="24"/>
          <w:szCs w:val="24"/>
        </w:rPr>
        <w:t>was developed in response to the requirement</w:t>
      </w:r>
      <w:r w:rsidR="005D6CEA">
        <w:rPr>
          <w:b w:val="0"/>
          <w:color w:val="auto"/>
          <w:sz w:val="24"/>
          <w:szCs w:val="24"/>
        </w:rPr>
        <w:t>s</w:t>
      </w:r>
      <w:r w:rsidR="00F30BC4" w:rsidRPr="005D6CEA">
        <w:rPr>
          <w:b w:val="0"/>
          <w:color w:val="auto"/>
          <w:sz w:val="24"/>
          <w:szCs w:val="24"/>
        </w:rPr>
        <w:t xml:space="preserve"> p</w:t>
      </w:r>
      <w:r w:rsidRPr="00F62DF2">
        <w:rPr>
          <w:b w:val="0"/>
          <w:color w:val="auto"/>
          <w:sz w:val="24"/>
          <w:szCs w:val="24"/>
        </w:rPr>
        <w:t>ursuant</w:t>
      </w:r>
      <w:r w:rsidR="00F30BC4" w:rsidRPr="00F62DF2">
        <w:rPr>
          <w:b w:val="0"/>
          <w:color w:val="auto"/>
          <w:sz w:val="24"/>
          <w:szCs w:val="24"/>
        </w:rPr>
        <w:t xml:space="preserve"> to Section 10613 of the CHIPS and Science Act of 2022 (Act)</w:t>
      </w:r>
      <w:r w:rsidR="00282C51">
        <w:rPr>
          <w:b w:val="0"/>
          <w:color w:val="auto"/>
          <w:sz w:val="24"/>
          <w:szCs w:val="24"/>
        </w:rPr>
        <w:t xml:space="preserve">, which requires </w:t>
      </w:r>
      <w:r w:rsidR="00F30BC4" w:rsidRPr="00F62DF2">
        <w:rPr>
          <w:b w:val="0"/>
          <w:color w:val="auto"/>
          <w:sz w:val="24"/>
          <w:szCs w:val="24"/>
        </w:rPr>
        <w:t xml:space="preserve">OSTP to </w:t>
      </w:r>
      <w:r w:rsidR="00F30BC4" w:rsidRPr="005D6CEA">
        <w:rPr>
          <w:b w:val="0"/>
          <w:color w:val="auto"/>
          <w:sz w:val="24"/>
          <w:szCs w:val="24"/>
        </w:rPr>
        <w:t>complete a review of the science and technology enterprise of the United State</w:t>
      </w:r>
      <w:r w:rsidR="00567E93" w:rsidRPr="00F62DF2">
        <w:rPr>
          <w:b w:val="0"/>
          <w:color w:val="auto"/>
          <w:sz w:val="24"/>
          <w:szCs w:val="24"/>
        </w:rPr>
        <w:t>s</w:t>
      </w:r>
      <w:r w:rsidR="00F30BC4" w:rsidRPr="005D6CEA">
        <w:rPr>
          <w:b w:val="0"/>
          <w:color w:val="auto"/>
          <w:sz w:val="24"/>
          <w:szCs w:val="24"/>
        </w:rPr>
        <w:t xml:space="preserve"> </w:t>
      </w:r>
      <w:r w:rsidR="008754CB" w:rsidRPr="00F62DF2">
        <w:rPr>
          <w:b w:val="0"/>
          <w:color w:val="auto"/>
          <w:sz w:val="24"/>
          <w:szCs w:val="24"/>
        </w:rPr>
        <w:t xml:space="preserve">in 2023 and </w:t>
      </w:r>
      <w:r w:rsidR="00F30BC4" w:rsidRPr="00F62DF2">
        <w:rPr>
          <w:b w:val="0"/>
          <w:color w:val="auto"/>
          <w:sz w:val="24"/>
          <w:szCs w:val="24"/>
        </w:rPr>
        <w:t>every four years</w:t>
      </w:r>
      <w:r w:rsidR="008754CB" w:rsidRPr="00F62DF2">
        <w:rPr>
          <w:b w:val="0"/>
          <w:color w:val="auto"/>
          <w:sz w:val="24"/>
          <w:szCs w:val="24"/>
        </w:rPr>
        <w:t xml:space="preserve"> thereafter</w:t>
      </w:r>
      <w:r w:rsidR="00F30BC4" w:rsidRPr="00F62DF2">
        <w:rPr>
          <w:b w:val="0"/>
          <w:color w:val="auto"/>
          <w:sz w:val="24"/>
          <w:szCs w:val="24"/>
        </w:rPr>
        <w:t>.</w:t>
      </w:r>
      <w:r w:rsidR="00282C51">
        <w:rPr>
          <w:b w:val="0"/>
          <w:color w:val="auto"/>
          <w:sz w:val="24"/>
          <w:szCs w:val="24"/>
        </w:rPr>
        <w:t xml:space="preserve"> Section 10613 calls for</w:t>
      </w:r>
      <w:r w:rsidR="00836555" w:rsidRPr="00F62DF2">
        <w:rPr>
          <w:b w:val="0"/>
          <w:color w:val="auto"/>
          <w:sz w:val="24"/>
          <w:szCs w:val="24"/>
        </w:rPr>
        <w:t xml:space="preserve"> “</w:t>
      </w:r>
      <w:r w:rsidR="00836555" w:rsidRPr="000D59A5">
        <w:rPr>
          <w:b w:val="0"/>
          <w:bCs/>
          <w:i/>
          <w:iCs/>
          <w:color w:val="auto"/>
          <w:sz w:val="24"/>
          <w:szCs w:val="24"/>
        </w:rPr>
        <w:t>a comprehensive examination of the science and technology strategy of the United States, including recommendations for maintaining global leadership in science and technology and advancing science and technology to address the societal and national challenges and guidance regarding the coordination of programs, assets, capabilities, budget, policies, and authorities across all Federal research and development programs</w:t>
      </w:r>
      <w:r w:rsidR="00836555" w:rsidRPr="005D6CEA">
        <w:rPr>
          <w:b w:val="0"/>
          <w:color w:val="auto"/>
          <w:sz w:val="24"/>
          <w:szCs w:val="24"/>
        </w:rPr>
        <w:t>.</w:t>
      </w:r>
      <w:r w:rsidR="00C867BA" w:rsidRPr="00F62DF2">
        <w:rPr>
          <w:b w:val="0"/>
          <w:color w:val="auto"/>
          <w:sz w:val="24"/>
          <w:szCs w:val="24"/>
        </w:rPr>
        <w:t>”</w:t>
      </w:r>
    </w:p>
    <w:p w14:paraId="174AEF25" w14:textId="77777777" w:rsidR="00AF5C6F" w:rsidRPr="00344661" w:rsidRDefault="00AF5C6F">
      <w:pPr>
        <w:pStyle w:val="Heading1"/>
        <w:spacing w:before="0"/>
        <w:rPr>
          <w:b w:val="0"/>
          <w:bCs/>
          <w:color w:val="auto"/>
          <w:sz w:val="24"/>
          <w:szCs w:val="24"/>
        </w:rPr>
      </w:pPr>
    </w:p>
    <w:p w14:paraId="7D6FC58E" w14:textId="436CDFC8" w:rsidR="005D6CEA" w:rsidRPr="00FA71BC" w:rsidRDefault="00282C51">
      <w:pPr>
        <w:pStyle w:val="Heading1"/>
        <w:rPr>
          <w:b w:val="0"/>
          <w:color w:val="auto"/>
          <w:sz w:val="24"/>
          <w:szCs w:val="24"/>
        </w:rPr>
      </w:pPr>
      <w:r w:rsidRPr="003F6A88">
        <w:rPr>
          <w:b w:val="0"/>
          <w:color w:val="auto"/>
          <w:sz w:val="24"/>
          <w:szCs w:val="24"/>
        </w:rPr>
        <w:t>Section 1061</w:t>
      </w:r>
      <w:r>
        <w:rPr>
          <w:b w:val="0"/>
          <w:color w:val="auto"/>
          <w:sz w:val="24"/>
          <w:szCs w:val="24"/>
        </w:rPr>
        <w:t>1</w:t>
      </w:r>
      <w:r w:rsidRPr="003F6A88">
        <w:rPr>
          <w:b w:val="0"/>
          <w:color w:val="auto"/>
          <w:sz w:val="24"/>
          <w:szCs w:val="24"/>
        </w:rPr>
        <w:t xml:space="preserve"> of the CHIPS and Science Act</w:t>
      </w:r>
      <w:r w:rsidRPr="005D6CEA" w:rsidDel="00282C51">
        <w:rPr>
          <w:b w:val="0"/>
          <w:color w:val="auto"/>
          <w:sz w:val="24"/>
          <w:szCs w:val="24"/>
        </w:rPr>
        <w:t xml:space="preserve"> </w:t>
      </w:r>
      <w:r w:rsidR="00AA0B4A">
        <w:rPr>
          <w:b w:val="0"/>
          <w:color w:val="auto"/>
          <w:sz w:val="24"/>
          <w:szCs w:val="24"/>
        </w:rPr>
        <w:t xml:space="preserve">(Appendix 1) </w:t>
      </w:r>
      <w:r>
        <w:rPr>
          <w:b w:val="0"/>
          <w:color w:val="auto"/>
          <w:sz w:val="24"/>
          <w:szCs w:val="24"/>
        </w:rPr>
        <w:t>further</w:t>
      </w:r>
      <w:r w:rsidR="00F30BC4" w:rsidRPr="005D6CEA">
        <w:rPr>
          <w:b w:val="0"/>
          <w:color w:val="auto"/>
          <w:sz w:val="24"/>
          <w:szCs w:val="24"/>
        </w:rPr>
        <w:t xml:space="preserve"> </w:t>
      </w:r>
      <w:r>
        <w:rPr>
          <w:b w:val="0"/>
          <w:color w:val="auto"/>
          <w:sz w:val="24"/>
          <w:szCs w:val="24"/>
        </w:rPr>
        <w:t>calls upon</w:t>
      </w:r>
      <w:r w:rsidRPr="005D6CEA">
        <w:rPr>
          <w:b w:val="0"/>
          <w:color w:val="auto"/>
          <w:sz w:val="24"/>
          <w:szCs w:val="24"/>
        </w:rPr>
        <w:t xml:space="preserve"> </w:t>
      </w:r>
      <w:r w:rsidR="00F30BC4" w:rsidRPr="00AA0B4A">
        <w:rPr>
          <w:sz w:val="24"/>
          <w:szCs w:val="24"/>
        </w:rPr>
        <w:t xml:space="preserve">OSTP to </w:t>
      </w:r>
      <w:r w:rsidR="00567E93" w:rsidRPr="00AA0B4A">
        <w:rPr>
          <w:sz w:val="24"/>
          <w:szCs w:val="24"/>
        </w:rPr>
        <w:t xml:space="preserve">develop and submit a </w:t>
      </w:r>
      <w:r w:rsidR="00567E93" w:rsidRPr="000D59A5">
        <w:rPr>
          <w:sz w:val="24"/>
          <w:szCs w:val="24"/>
        </w:rPr>
        <w:t>U.S. National Science and Technology Strategy</w:t>
      </w:r>
      <w:r>
        <w:rPr>
          <w:b w:val="0"/>
          <w:color w:val="auto"/>
          <w:sz w:val="24"/>
          <w:szCs w:val="24"/>
        </w:rPr>
        <w:t xml:space="preserve"> </w:t>
      </w:r>
      <w:r w:rsidR="00567E93" w:rsidRPr="000D59A5">
        <w:rPr>
          <w:sz w:val="24"/>
          <w:szCs w:val="24"/>
        </w:rPr>
        <w:t>in coordination with the National Science and Technology Council to meet national research and development objectives one year after the submission of the QSTR</w:t>
      </w:r>
      <w:r>
        <w:rPr>
          <w:b w:val="0"/>
          <w:color w:val="auto"/>
          <w:sz w:val="24"/>
          <w:szCs w:val="24"/>
        </w:rPr>
        <w:t xml:space="preserve">. </w:t>
      </w:r>
      <w:r w:rsidR="0017198E">
        <w:rPr>
          <w:b w:val="0"/>
          <w:color w:val="auto"/>
          <w:sz w:val="24"/>
          <w:szCs w:val="24"/>
        </w:rPr>
        <w:t>Section 10611 calls for</w:t>
      </w:r>
      <w:r w:rsidR="00C867BA" w:rsidRPr="005D6CEA">
        <w:rPr>
          <w:b w:val="0"/>
          <w:color w:val="auto"/>
          <w:sz w:val="24"/>
          <w:szCs w:val="24"/>
        </w:rPr>
        <w:t xml:space="preserve"> “</w:t>
      </w:r>
      <w:r w:rsidR="00C867BA" w:rsidRPr="000D59A5">
        <w:rPr>
          <w:i/>
          <w:sz w:val="24"/>
          <w:szCs w:val="24"/>
        </w:rPr>
        <w:t>a comprehensive national science and technology strategy of the United States to meet national research and development objectives for the following 4-year period</w:t>
      </w:r>
      <w:r w:rsidR="00C867BA" w:rsidRPr="00AA0B4A">
        <w:rPr>
          <w:i/>
          <w:sz w:val="24"/>
          <w:szCs w:val="24"/>
        </w:rPr>
        <w:t>”</w:t>
      </w:r>
      <w:r w:rsidR="00C867BA" w:rsidRPr="00AA0B4A">
        <w:rPr>
          <w:sz w:val="24"/>
          <w:szCs w:val="24"/>
        </w:rPr>
        <w:t xml:space="preserve">. </w:t>
      </w:r>
      <w:r w:rsidR="00567E93" w:rsidRPr="00F62DF2">
        <w:rPr>
          <w:b w:val="0"/>
          <w:color w:val="auto"/>
          <w:sz w:val="24"/>
          <w:szCs w:val="24"/>
        </w:rPr>
        <w:t xml:space="preserve">The 2023 QSTR </w:t>
      </w:r>
      <w:r w:rsidR="00AF5C6F" w:rsidRPr="00F62DF2">
        <w:rPr>
          <w:b w:val="0"/>
          <w:color w:val="auto"/>
          <w:sz w:val="24"/>
          <w:szCs w:val="24"/>
        </w:rPr>
        <w:t>is</w:t>
      </w:r>
      <w:r w:rsidR="00567E93" w:rsidRPr="00F62DF2">
        <w:rPr>
          <w:b w:val="0"/>
          <w:color w:val="auto"/>
          <w:sz w:val="24"/>
          <w:szCs w:val="24"/>
        </w:rPr>
        <w:t xml:space="preserve"> one of many resources that will inform the </w:t>
      </w:r>
      <w:r w:rsidR="00AF5C6F" w:rsidRPr="00F62DF2">
        <w:rPr>
          <w:b w:val="0"/>
          <w:color w:val="auto"/>
          <w:sz w:val="24"/>
          <w:szCs w:val="24"/>
        </w:rPr>
        <w:t xml:space="preserve">development of the forthcoming </w:t>
      </w:r>
      <w:r w:rsidR="00567E93" w:rsidRPr="00F62DF2">
        <w:rPr>
          <w:b w:val="0"/>
          <w:color w:val="auto"/>
          <w:sz w:val="24"/>
          <w:szCs w:val="24"/>
        </w:rPr>
        <w:t xml:space="preserve">U.S. National Science and Technology Strategy. </w:t>
      </w:r>
    </w:p>
    <w:p w14:paraId="069E2EB0" w14:textId="77777777" w:rsidR="005D6CEA" w:rsidRDefault="005D6CEA" w:rsidP="005D6CEA">
      <w:pPr>
        <w:pStyle w:val="Heading1"/>
        <w:rPr>
          <w:b w:val="0"/>
          <w:bCs/>
          <w:color w:val="auto"/>
          <w:sz w:val="24"/>
          <w:szCs w:val="24"/>
        </w:rPr>
      </w:pPr>
    </w:p>
    <w:p w14:paraId="7B099387" w14:textId="300C1976" w:rsidR="00040A44" w:rsidRPr="000D59A5" w:rsidRDefault="0071498D" w:rsidP="000D59A5">
      <w:pPr>
        <w:pStyle w:val="Heading1"/>
        <w:rPr>
          <w:sz w:val="24"/>
          <w:szCs w:val="24"/>
        </w:rPr>
      </w:pPr>
      <w:r>
        <w:rPr>
          <w:b w:val="0"/>
          <w:color w:val="auto"/>
          <w:sz w:val="24"/>
          <w:szCs w:val="24"/>
        </w:rPr>
        <w:t>As required by statute, t</w:t>
      </w:r>
      <w:r w:rsidR="008754CB" w:rsidRPr="00F62DF2">
        <w:rPr>
          <w:b w:val="0"/>
          <w:color w:val="auto"/>
          <w:sz w:val="24"/>
          <w:szCs w:val="24"/>
        </w:rPr>
        <w:t xml:space="preserve">his initial </w:t>
      </w:r>
      <w:r w:rsidR="00AF5C6F" w:rsidRPr="00F62DF2">
        <w:rPr>
          <w:b w:val="0"/>
          <w:color w:val="auto"/>
          <w:sz w:val="24"/>
          <w:szCs w:val="24"/>
        </w:rPr>
        <w:t xml:space="preserve">QSTR </w:t>
      </w:r>
      <w:r>
        <w:rPr>
          <w:b w:val="0"/>
          <w:color w:val="auto"/>
          <w:sz w:val="24"/>
          <w:szCs w:val="24"/>
        </w:rPr>
        <w:t>was developed in consultation with the National Science and Technology Council, the President’s Council of Advisors on Science and Technology</w:t>
      </w:r>
      <w:r w:rsidR="009F7BCC">
        <w:rPr>
          <w:b w:val="0"/>
          <w:color w:val="auto"/>
          <w:sz w:val="24"/>
          <w:szCs w:val="24"/>
        </w:rPr>
        <w:t xml:space="preserve"> (PCAST)</w:t>
      </w:r>
      <w:r>
        <w:rPr>
          <w:b w:val="0"/>
          <w:color w:val="auto"/>
          <w:sz w:val="24"/>
          <w:szCs w:val="24"/>
        </w:rPr>
        <w:t>, the National Science Board</w:t>
      </w:r>
      <w:r w:rsidR="009F7BCC">
        <w:rPr>
          <w:b w:val="0"/>
          <w:color w:val="auto"/>
          <w:sz w:val="24"/>
          <w:szCs w:val="24"/>
        </w:rPr>
        <w:t xml:space="preserve"> (NSB)</w:t>
      </w:r>
      <w:r>
        <w:rPr>
          <w:b w:val="0"/>
          <w:color w:val="auto"/>
          <w:sz w:val="24"/>
          <w:szCs w:val="24"/>
        </w:rPr>
        <w:t>, the National Security Council</w:t>
      </w:r>
      <w:r w:rsidR="009F7BCC">
        <w:rPr>
          <w:b w:val="0"/>
          <w:color w:val="auto"/>
          <w:sz w:val="24"/>
          <w:szCs w:val="24"/>
        </w:rPr>
        <w:t xml:space="preserve"> (NSC)</w:t>
      </w:r>
      <w:r>
        <w:rPr>
          <w:b w:val="0"/>
          <w:color w:val="auto"/>
          <w:sz w:val="24"/>
          <w:szCs w:val="24"/>
        </w:rPr>
        <w:t>, and the following Federal departments and agencies:</w:t>
      </w:r>
    </w:p>
    <w:p w14:paraId="2A6F8D89" w14:textId="77777777" w:rsidR="00040A44" w:rsidRPr="000D59A5" w:rsidRDefault="00040A44" w:rsidP="00040A44">
      <w:pPr>
        <w:pStyle w:val="Heading1"/>
        <w:rPr>
          <w:b w:val="0"/>
          <w:bCs/>
          <w:color w:val="auto"/>
          <w:sz w:val="24"/>
          <w:szCs w:val="24"/>
        </w:rPr>
      </w:pPr>
    </w:p>
    <w:p w14:paraId="76CB5D47" w14:textId="05EE84F6" w:rsidR="00E46C0D" w:rsidRPr="000D59A5" w:rsidRDefault="00E46C0D" w:rsidP="000D59A5">
      <w:pPr>
        <w:rPr>
          <w:bCs/>
        </w:rPr>
        <w:sectPr w:rsidR="00E46C0D" w:rsidRPr="000D59A5" w:rsidSect="00CC376B">
          <w:headerReference w:type="default" r:id="rId13"/>
          <w:pgSz w:w="12240" w:h="15840"/>
          <w:pgMar w:top="1440" w:right="1440" w:bottom="1440" w:left="1440" w:header="720" w:footer="720" w:gutter="0"/>
          <w:cols w:space="720"/>
          <w:docGrid w:linePitch="360"/>
        </w:sectPr>
      </w:pPr>
    </w:p>
    <w:p w14:paraId="4A86E2D5" w14:textId="77777777" w:rsidR="00014D52" w:rsidRPr="000D59A5" w:rsidRDefault="00014D52" w:rsidP="00014D52">
      <w:pPr>
        <w:pStyle w:val="Heading1"/>
        <w:rPr>
          <w:b w:val="0"/>
          <w:bCs/>
          <w:color w:val="auto"/>
          <w:sz w:val="24"/>
          <w:szCs w:val="24"/>
        </w:rPr>
      </w:pPr>
      <w:r w:rsidRPr="000D59A5">
        <w:rPr>
          <w:b w:val="0"/>
          <w:bCs/>
          <w:color w:val="auto"/>
          <w:sz w:val="24"/>
          <w:szCs w:val="24"/>
        </w:rPr>
        <w:t>· Department of Commerce</w:t>
      </w:r>
    </w:p>
    <w:p w14:paraId="33B8CF42" w14:textId="77777777" w:rsidR="00014D52" w:rsidRPr="000D59A5" w:rsidRDefault="00014D52" w:rsidP="00014D52">
      <w:pPr>
        <w:pStyle w:val="Heading1"/>
        <w:rPr>
          <w:b w:val="0"/>
          <w:bCs/>
          <w:color w:val="auto"/>
          <w:sz w:val="24"/>
          <w:szCs w:val="24"/>
        </w:rPr>
      </w:pPr>
      <w:r w:rsidRPr="000D59A5">
        <w:rPr>
          <w:b w:val="0"/>
          <w:bCs/>
          <w:color w:val="auto"/>
          <w:sz w:val="24"/>
          <w:szCs w:val="24"/>
        </w:rPr>
        <w:t>· Department of Defense</w:t>
      </w:r>
    </w:p>
    <w:p w14:paraId="53F3F490" w14:textId="77777777" w:rsidR="00014D52" w:rsidRPr="000D59A5" w:rsidRDefault="00014D52" w:rsidP="00014D52">
      <w:pPr>
        <w:pStyle w:val="Heading1"/>
        <w:rPr>
          <w:b w:val="0"/>
          <w:bCs/>
          <w:color w:val="auto"/>
          <w:sz w:val="24"/>
          <w:szCs w:val="24"/>
        </w:rPr>
      </w:pPr>
      <w:r w:rsidRPr="000D59A5">
        <w:rPr>
          <w:b w:val="0"/>
          <w:bCs/>
          <w:color w:val="auto"/>
          <w:sz w:val="24"/>
          <w:szCs w:val="24"/>
        </w:rPr>
        <w:t>· Department of Energy</w:t>
      </w:r>
    </w:p>
    <w:p w14:paraId="50FA0D21" w14:textId="77777777" w:rsidR="00014D52" w:rsidRPr="000D59A5" w:rsidRDefault="00014D52" w:rsidP="00014D52">
      <w:pPr>
        <w:pStyle w:val="Heading1"/>
        <w:rPr>
          <w:b w:val="0"/>
          <w:bCs/>
          <w:color w:val="auto"/>
          <w:sz w:val="24"/>
          <w:szCs w:val="24"/>
        </w:rPr>
      </w:pPr>
      <w:r w:rsidRPr="000D59A5">
        <w:rPr>
          <w:b w:val="0"/>
          <w:bCs/>
          <w:color w:val="auto"/>
          <w:sz w:val="24"/>
          <w:szCs w:val="24"/>
        </w:rPr>
        <w:t>· Environmental Protection Agency</w:t>
      </w:r>
    </w:p>
    <w:p w14:paraId="23D69C82" w14:textId="77777777" w:rsidR="00014D52" w:rsidRPr="000D59A5" w:rsidRDefault="00014D52" w:rsidP="00014D52">
      <w:pPr>
        <w:pStyle w:val="Heading1"/>
        <w:rPr>
          <w:b w:val="0"/>
          <w:bCs/>
          <w:color w:val="auto"/>
          <w:sz w:val="24"/>
          <w:szCs w:val="24"/>
        </w:rPr>
      </w:pPr>
      <w:r w:rsidRPr="000D59A5">
        <w:rPr>
          <w:b w:val="0"/>
          <w:bCs/>
          <w:color w:val="auto"/>
          <w:sz w:val="24"/>
          <w:szCs w:val="24"/>
        </w:rPr>
        <w:t>· Department of Health and Human Services</w:t>
      </w:r>
    </w:p>
    <w:p w14:paraId="7B3EE1D1" w14:textId="77777777" w:rsidR="00014D52" w:rsidRPr="000D59A5" w:rsidRDefault="00014D52" w:rsidP="00014D52">
      <w:pPr>
        <w:pStyle w:val="Heading1"/>
        <w:rPr>
          <w:b w:val="0"/>
          <w:bCs/>
          <w:color w:val="auto"/>
          <w:sz w:val="24"/>
          <w:szCs w:val="24"/>
        </w:rPr>
      </w:pPr>
      <w:r w:rsidRPr="000D59A5">
        <w:rPr>
          <w:b w:val="0"/>
          <w:bCs/>
          <w:color w:val="auto"/>
          <w:sz w:val="24"/>
          <w:szCs w:val="24"/>
        </w:rPr>
        <w:t>· Department of Homeland Security</w:t>
      </w:r>
    </w:p>
    <w:p w14:paraId="366A10C7" w14:textId="77777777" w:rsidR="00014D52" w:rsidRPr="000D59A5" w:rsidRDefault="00014D52" w:rsidP="00014D52">
      <w:pPr>
        <w:pStyle w:val="Heading1"/>
        <w:rPr>
          <w:b w:val="0"/>
          <w:bCs/>
          <w:color w:val="auto"/>
          <w:sz w:val="24"/>
          <w:szCs w:val="24"/>
        </w:rPr>
      </w:pPr>
      <w:r w:rsidRPr="000D59A5">
        <w:rPr>
          <w:b w:val="0"/>
          <w:bCs/>
          <w:color w:val="auto"/>
          <w:sz w:val="24"/>
          <w:szCs w:val="24"/>
        </w:rPr>
        <w:t>· Department of the Interior</w:t>
      </w:r>
    </w:p>
    <w:p w14:paraId="6B88A0B7" w14:textId="77777777" w:rsidR="00811DBB" w:rsidRDefault="00014D52" w:rsidP="00014D52">
      <w:pPr>
        <w:pStyle w:val="Heading1"/>
        <w:rPr>
          <w:b w:val="0"/>
          <w:bCs/>
          <w:color w:val="auto"/>
          <w:sz w:val="24"/>
          <w:szCs w:val="24"/>
        </w:rPr>
      </w:pPr>
      <w:r w:rsidRPr="000D59A5">
        <w:rPr>
          <w:b w:val="0"/>
          <w:bCs/>
          <w:color w:val="auto"/>
          <w:sz w:val="24"/>
          <w:szCs w:val="24"/>
        </w:rPr>
        <w:t xml:space="preserve">· National Aeronautics and Space </w:t>
      </w:r>
    </w:p>
    <w:p w14:paraId="1E1273E4" w14:textId="68D53EBB" w:rsidR="00014D52" w:rsidRPr="000D59A5" w:rsidRDefault="00811DBB" w:rsidP="00014D52">
      <w:pPr>
        <w:pStyle w:val="Heading1"/>
        <w:rPr>
          <w:b w:val="0"/>
          <w:bCs/>
          <w:color w:val="auto"/>
          <w:sz w:val="24"/>
          <w:szCs w:val="24"/>
        </w:rPr>
      </w:pPr>
      <w:r>
        <w:rPr>
          <w:b w:val="0"/>
          <w:bCs/>
          <w:color w:val="auto"/>
          <w:sz w:val="24"/>
          <w:szCs w:val="24"/>
        </w:rPr>
        <w:t xml:space="preserve">  </w:t>
      </w:r>
      <w:r w:rsidR="00014D52" w:rsidRPr="000D59A5">
        <w:rPr>
          <w:b w:val="0"/>
          <w:bCs/>
          <w:color w:val="auto"/>
          <w:sz w:val="24"/>
          <w:szCs w:val="24"/>
        </w:rPr>
        <w:t>Administration</w:t>
      </w:r>
    </w:p>
    <w:p w14:paraId="44F4C440" w14:textId="77777777" w:rsidR="00014D52" w:rsidRPr="000D59A5" w:rsidRDefault="00014D52" w:rsidP="00014D52">
      <w:pPr>
        <w:pStyle w:val="Heading1"/>
        <w:rPr>
          <w:b w:val="0"/>
          <w:bCs/>
          <w:color w:val="auto"/>
          <w:sz w:val="24"/>
          <w:szCs w:val="24"/>
        </w:rPr>
      </w:pPr>
      <w:r w:rsidRPr="000D59A5">
        <w:rPr>
          <w:b w:val="0"/>
          <w:bCs/>
          <w:color w:val="auto"/>
          <w:sz w:val="24"/>
          <w:szCs w:val="24"/>
        </w:rPr>
        <w:t>· National Science Foundation</w:t>
      </w:r>
    </w:p>
    <w:p w14:paraId="7D199D98" w14:textId="77777777" w:rsidR="00014D52" w:rsidRPr="000D59A5" w:rsidRDefault="00014D52" w:rsidP="00014D52">
      <w:pPr>
        <w:pStyle w:val="Heading1"/>
        <w:rPr>
          <w:b w:val="0"/>
          <w:bCs/>
          <w:color w:val="auto"/>
          <w:sz w:val="24"/>
          <w:szCs w:val="24"/>
        </w:rPr>
      </w:pPr>
      <w:r w:rsidRPr="000D59A5">
        <w:rPr>
          <w:b w:val="0"/>
          <w:bCs/>
          <w:color w:val="auto"/>
          <w:sz w:val="24"/>
          <w:szCs w:val="24"/>
        </w:rPr>
        <w:t>· United States Department of Agriculture</w:t>
      </w:r>
    </w:p>
    <w:p w14:paraId="5ABFC1F5" w14:textId="77777777" w:rsidR="00014D52" w:rsidRPr="000D59A5" w:rsidRDefault="00014D52" w:rsidP="00014D52">
      <w:pPr>
        <w:pStyle w:val="Heading1"/>
        <w:rPr>
          <w:b w:val="0"/>
          <w:bCs/>
          <w:color w:val="auto"/>
          <w:sz w:val="24"/>
          <w:szCs w:val="24"/>
        </w:rPr>
      </w:pPr>
      <w:r w:rsidRPr="000D59A5">
        <w:rPr>
          <w:b w:val="0"/>
          <w:bCs/>
          <w:color w:val="auto"/>
          <w:sz w:val="24"/>
          <w:szCs w:val="24"/>
        </w:rPr>
        <w:t>· Department of Transportation</w:t>
      </w:r>
    </w:p>
    <w:p w14:paraId="21EC6BC1" w14:textId="0980CA05" w:rsidR="00040A44" w:rsidRPr="00451DAE" w:rsidRDefault="00014D52" w:rsidP="00014D52">
      <w:pPr>
        <w:pStyle w:val="Heading1"/>
        <w:rPr>
          <w:b w:val="0"/>
          <w:color w:val="auto"/>
          <w:sz w:val="24"/>
          <w:szCs w:val="24"/>
        </w:rPr>
      </w:pPr>
      <w:r w:rsidRPr="000D59A5">
        <w:rPr>
          <w:b w:val="0"/>
          <w:bCs/>
          <w:color w:val="auto"/>
          <w:sz w:val="24"/>
          <w:szCs w:val="24"/>
        </w:rPr>
        <w:t>· Department of Veterans Affairs</w:t>
      </w:r>
    </w:p>
    <w:p w14:paraId="5E55BC6A" w14:textId="77777777" w:rsidR="00014D52" w:rsidRDefault="00014D52">
      <w:pPr>
        <w:spacing w:after="0" w:line="240" w:lineRule="auto"/>
        <w:contextualSpacing/>
        <w:rPr>
          <w:sz w:val="24"/>
          <w:szCs w:val="24"/>
        </w:rPr>
        <w:sectPr w:rsidR="00014D52" w:rsidSect="000D59A5">
          <w:type w:val="continuous"/>
          <w:pgSz w:w="12240" w:h="15840"/>
          <w:pgMar w:top="1440" w:right="1440" w:bottom="1440" w:left="1440" w:header="720" w:footer="720" w:gutter="0"/>
          <w:cols w:num="2" w:space="720"/>
          <w:docGrid w:linePitch="360"/>
        </w:sectPr>
      </w:pPr>
    </w:p>
    <w:p w14:paraId="6C10F65B" w14:textId="77777777" w:rsidR="009A587A" w:rsidRPr="00344661" w:rsidRDefault="009A587A" w:rsidP="000D59A5">
      <w:pPr>
        <w:spacing w:after="0" w:line="240" w:lineRule="auto"/>
        <w:contextualSpacing/>
        <w:rPr>
          <w:rFonts w:ascii="Times New Roman" w:eastAsia="Calibri" w:hAnsi="Times New Roman" w:cs="Times New Roman"/>
          <w:b/>
          <w:color w:val="0A2458"/>
          <w:sz w:val="24"/>
          <w:szCs w:val="24"/>
          <w:u w:color="0A2644"/>
          <w:bdr w:val="nil"/>
        </w:rPr>
      </w:pPr>
      <w:r w:rsidRPr="00344661">
        <w:rPr>
          <w:rFonts w:ascii="Times New Roman" w:hAnsi="Times New Roman" w:cs="Times New Roman"/>
          <w:sz w:val="24"/>
          <w:szCs w:val="24"/>
        </w:rPr>
        <w:br w:type="page"/>
      </w:r>
    </w:p>
    <w:p w14:paraId="4805F8DD" w14:textId="1F64BB90" w:rsidR="00F720C4" w:rsidRPr="000D59A5" w:rsidRDefault="7F44081C" w:rsidP="000D59A5">
      <w:pPr>
        <w:pStyle w:val="Heading1"/>
        <w:spacing w:before="0"/>
        <w:rPr>
          <w:sz w:val="24"/>
          <w:szCs w:val="24"/>
        </w:rPr>
      </w:pPr>
      <w:commentRangeStart w:id="8"/>
      <w:r w:rsidRPr="00344661">
        <w:rPr>
          <w:sz w:val="24"/>
          <w:szCs w:val="24"/>
        </w:rPr>
        <w:t>Table of Contents</w:t>
      </w:r>
      <w:commentRangeEnd w:id="8"/>
      <w:r w:rsidR="004A4098">
        <w:rPr>
          <w:rStyle w:val="CommentReference"/>
          <w:rFonts w:ascii="Arial" w:eastAsia="Times New Roman" w:hAnsi="Arial"/>
          <w:b w:val="0"/>
          <w:color w:val="auto"/>
          <w:bdr w:val="none" w:sz="0" w:space="0" w:color="auto"/>
        </w:rPr>
        <w:commentReference w:id="8"/>
      </w:r>
    </w:p>
    <w:p w14:paraId="76045DCF" w14:textId="7886E409" w:rsidR="7974B4AA" w:rsidRDefault="7974B4AA"/>
    <w:p w14:paraId="1158FAD5" w14:textId="0AD1668D" w:rsidR="7974B4AA" w:rsidRDefault="7974B4AA" w:rsidP="000D59A5">
      <w:pPr>
        <w:spacing w:after="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Introduction</w:t>
      </w:r>
    </w:p>
    <w:p w14:paraId="1E57E7CC" w14:textId="77777777" w:rsidR="004A4098" w:rsidRPr="000D59A5" w:rsidRDefault="004A4098" w:rsidP="000D59A5">
      <w:pPr>
        <w:spacing w:after="0"/>
        <w:rPr>
          <w:rFonts w:ascii="Times New Roman" w:eastAsia="Times New Roman" w:hAnsi="Times New Roman" w:cs="Times New Roman"/>
          <w:sz w:val="24"/>
          <w:szCs w:val="24"/>
        </w:rPr>
      </w:pPr>
    </w:p>
    <w:p w14:paraId="3BBDDEC7" w14:textId="40CABC20" w:rsidR="5293F73A" w:rsidRPr="000D59A5" w:rsidRDefault="5293F73A" w:rsidP="000D59A5">
      <w:pPr>
        <w:spacing w:after="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U.S. Science and Technology Thematic Priorities</w:t>
      </w:r>
    </w:p>
    <w:p w14:paraId="23BA9CFE" w14:textId="604BB642" w:rsidR="5293F73A" w:rsidRPr="000D59A5" w:rsidRDefault="2CE76BB8" w:rsidP="000D59A5">
      <w:pPr>
        <w:spacing w:after="0"/>
        <w:ind w:firstLine="72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Basic Research</w:t>
      </w:r>
    </w:p>
    <w:p w14:paraId="6E02654C" w14:textId="1E195225" w:rsidR="2CE76BB8" w:rsidRPr="000D59A5" w:rsidRDefault="2CE76BB8" w:rsidP="000D59A5">
      <w:pPr>
        <w:spacing w:after="0"/>
        <w:ind w:left="72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Applied Research and Technology Transfer</w:t>
      </w:r>
    </w:p>
    <w:p w14:paraId="0BCEC120" w14:textId="51FF4219" w:rsidR="2CE76BB8" w:rsidRPr="000D59A5" w:rsidRDefault="2CE76BB8" w:rsidP="000D59A5">
      <w:pPr>
        <w:spacing w:after="0"/>
        <w:ind w:left="72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Climate, Environment and Disaster Preparedness</w:t>
      </w:r>
    </w:p>
    <w:p w14:paraId="7D3D380D" w14:textId="70BE30C0" w:rsidR="2CE76BB8" w:rsidRPr="000D59A5" w:rsidRDefault="2CE76BB8" w:rsidP="000D59A5">
      <w:pPr>
        <w:spacing w:after="0"/>
        <w:ind w:left="72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National and Econom</w:t>
      </w:r>
      <w:r w:rsidR="3B9D67C4" w:rsidRPr="000D59A5">
        <w:rPr>
          <w:rFonts w:ascii="Times New Roman" w:eastAsia="Times New Roman" w:hAnsi="Times New Roman" w:cs="Times New Roman"/>
          <w:sz w:val="24"/>
          <w:szCs w:val="24"/>
        </w:rPr>
        <w:t>ic Security</w:t>
      </w:r>
    </w:p>
    <w:p w14:paraId="316B3728" w14:textId="322FCFF7" w:rsidR="3B9D67C4" w:rsidRPr="000D59A5" w:rsidRDefault="3B9D67C4" w:rsidP="000D59A5">
      <w:pPr>
        <w:spacing w:after="0"/>
        <w:ind w:left="72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Health</w:t>
      </w:r>
    </w:p>
    <w:p w14:paraId="1E14E55E" w14:textId="4DD86B97" w:rsidR="3B9D67C4" w:rsidRPr="000D59A5" w:rsidRDefault="3B9D67C4" w:rsidP="000D59A5">
      <w:pPr>
        <w:spacing w:after="0"/>
        <w:ind w:left="72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Research to Address Inequities</w:t>
      </w:r>
    </w:p>
    <w:p w14:paraId="307BE37D" w14:textId="3E720408" w:rsidR="3B9D67C4" w:rsidRPr="000D59A5" w:rsidRDefault="3B9D67C4" w:rsidP="000D59A5">
      <w:pPr>
        <w:spacing w:after="0"/>
        <w:ind w:left="72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Critical and E</w:t>
      </w:r>
      <w:r w:rsidR="009E5B76">
        <w:rPr>
          <w:rFonts w:ascii="Times New Roman" w:eastAsia="Times New Roman" w:hAnsi="Times New Roman" w:cs="Times New Roman"/>
          <w:sz w:val="24"/>
          <w:szCs w:val="24"/>
        </w:rPr>
        <w:t>merging</w:t>
      </w:r>
      <w:r w:rsidRPr="000D59A5">
        <w:rPr>
          <w:rFonts w:ascii="Times New Roman" w:eastAsia="Times New Roman" w:hAnsi="Times New Roman" w:cs="Times New Roman"/>
          <w:sz w:val="24"/>
          <w:szCs w:val="24"/>
        </w:rPr>
        <w:t xml:space="preserve"> Technologies</w:t>
      </w:r>
    </w:p>
    <w:p w14:paraId="4AD6D36C" w14:textId="1EE74AE6" w:rsidR="3B9D67C4" w:rsidRPr="000D59A5" w:rsidRDefault="3B9D67C4" w:rsidP="000D59A5">
      <w:pPr>
        <w:spacing w:after="0"/>
        <w:ind w:left="72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Research and Development Infrastructure</w:t>
      </w:r>
    </w:p>
    <w:p w14:paraId="244658FF" w14:textId="2D6435E8" w:rsidR="3B9D67C4" w:rsidRDefault="3B9D67C4" w:rsidP="000D59A5">
      <w:pPr>
        <w:spacing w:after="0"/>
        <w:ind w:left="72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W</w:t>
      </w:r>
      <w:r w:rsidR="1AC6AA4A" w:rsidRPr="000D59A5">
        <w:rPr>
          <w:rFonts w:ascii="Times New Roman" w:eastAsia="Times New Roman" w:hAnsi="Times New Roman" w:cs="Times New Roman"/>
          <w:sz w:val="24"/>
          <w:szCs w:val="24"/>
        </w:rPr>
        <w:t>orkforce and Partnerships</w:t>
      </w:r>
    </w:p>
    <w:p w14:paraId="7874D2FB" w14:textId="77777777" w:rsidR="004A4098" w:rsidRPr="000D59A5" w:rsidRDefault="004A4098" w:rsidP="000D59A5">
      <w:pPr>
        <w:spacing w:after="0"/>
        <w:ind w:left="720"/>
        <w:rPr>
          <w:rFonts w:ascii="Times New Roman" w:eastAsia="Times New Roman" w:hAnsi="Times New Roman" w:cs="Times New Roman"/>
          <w:sz w:val="24"/>
          <w:szCs w:val="24"/>
        </w:rPr>
      </w:pPr>
    </w:p>
    <w:p w14:paraId="5E69AEAB" w14:textId="34CECEE3" w:rsidR="1AC6AA4A" w:rsidRDefault="1AC6AA4A" w:rsidP="000D59A5">
      <w:pPr>
        <w:spacing w:after="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 xml:space="preserve">Opportunities to Address National Challenges through the Advancement of </w:t>
      </w:r>
      <w:r w:rsidR="67A16E2E" w:rsidRPr="000D59A5">
        <w:rPr>
          <w:rFonts w:ascii="Times New Roman" w:eastAsia="Times New Roman" w:hAnsi="Times New Roman" w:cs="Times New Roman"/>
          <w:sz w:val="24"/>
          <w:szCs w:val="24"/>
        </w:rPr>
        <w:t>Research, Development and Demonstration</w:t>
      </w:r>
    </w:p>
    <w:p w14:paraId="7CE39CEC" w14:textId="77777777" w:rsidR="004A4098" w:rsidRPr="000D59A5" w:rsidRDefault="004A4098" w:rsidP="000D59A5">
      <w:pPr>
        <w:spacing w:after="0"/>
        <w:rPr>
          <w:rFonts w:ascii="Times New Roman" w:eastAsia="Times New Roman" w:hAnsi="Times New Roman" w:cs="Times New Roman"/>
          <w:sz w:val="24"/>
          <w:szCs w:val="24"/>
        </w:rPr>
      </w:pPr>
    </w:p>
    <w:p w14:paraId="48BF222A" w14:textId="43080E5C" w:rsidR="67A16E2E" w:rsidRDefault="67A16E2E" w:rsidP="000D59A5">
      <w:pPr>
        <w:spacing w:after="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 xml:space="preserve">Science, Technology, </w:t>
      </w:r>
      <w:r w:rsidR="005E2351">
        <w:rPr>
          <w:rFonts w:ascii="Times New Roman" w:eastAsia="Times New Roman" w:hAnsi="Times New Roman" w:cs="Times New Roman"/>
          <w:sz w:val="24"/>
          <w:szCs w:val="24"/>
        </w:rPr>
        <w:t>Engineering</w:t>
      </w:r>
      <w:r w:rsidR="0F10D442" w:rsidRPr="000D59A5">
        <w:rPr>
          <w:rFonts w:ascii="Times New Roman" w:eastAsia="Times New Roman" w:hAnsi="Times New Roman" w:cs="Times New Roman"/>
          <w:sz w:val="24"/>
          <w:szCs w:val="24"/>
        </w:rPr>
        <w:t>, and Mathematics</w:t>
      </w:r>
      <w:r w:rsidR="22A9840A" w:rsidRPr="000D59A5">
        <w:rPr>
          <w:rFonts w:ascii="Times New Roman" w:eastAsia="Times New Roman" w:hAnsi="Times New Roman" w:cs="Times New Roman"/>
          <w:sz w:val="24"/>
          <w:szCs w:val="24"/>
        </w:rPr>
        <w:t xml:space="preserve"> </w:t>
      </w:r>
      <w:r w:rsidR="14D0E51B" w:rsidRPr="000D59A5">
        <w:rPr>
          <w:rFonts w:ascii="Times New Roman" w:eastAsia="Times New Roman" w:hAnsi="Times New Roman" w:cs="Times New Roman"/>
          <w:sz w:val="24"/>
          <w:szCs w:val="24"/>
        </w:rPr>
        <w:t xml:space="preserve">(STEM) </w:t>
      </w:r>
      <w:r w:rsidR="22A9840A" w:rsidRPr="000D59A5">
        <w:rPr>
          <w:rFonts w:ascii="Times New Roman" w:eastAsia="Times New Roman" w:hAnsi="Times New Roman" w:cs="Times New Roman"/>
          <w:sz w:val="24"/>
          <w:szCs w:val="24"/>
        </w:rPr>
        <w:t>Edu</w:t>
      </w:r>
      <w:r w:rsidR="36872AC1" w:rsidRPr="000D59A5">
        <w:rPr>
          <w:rFonts w:ascii="Times New Roman" w:eastAsia="Times New Roman" w:hAnsi="Times New Roman" w:cs="Times New Roman"/>
          <w:sz w:val="24"/>
          <w:szCs w:val="24"/>
        </w:rPr>
        <w:t>cation and Workforce</w:t>
      </w:r>
    </w:p>
    <w:p w14:paraId="271BA661" w14:textId="77777777" w:rsidR="004A4098" w:rsidRPr="000D59A5" w:rsidRDefault="004A4098" w:rsidP="000D59A5">
      <w:pPr>
        <w:spacing w:after="0"/>
        <w:rPr>
          <w:rFonts w:ascii="Times New Roman" w:eastAsia="Times New Roman" w:hAnsi="Times New Roman" w:cs="Times New Roman"/>
          <w:sz w:val="24"/>
          <w:szCs w:val="24"/>
        </w:rPr>
      </w:pPr>
    </w:p>
    <w:p w14:paraId="65065BB1" w14:textId="6ACAB199" w:rsidR="36872AC1" w:rsidRDefault="36872AC1" w:rsidP="000D59A5">
      <w:pPr>
        <w:spacing w:after="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 xml:space="preserve">Opportunities to Address National Challenges through the Advancement of </w:t>
      </w:r>
      <w:r w:rsidR="14D0E51B" w:rsidRPr="000D59A5">
        <w:rPr>
          <w:rFonts w:ascii="Times New Roman" w:eastAsia="Times New Roman" w:hAnsi="Times New Roman" w:cs="Times New Roman"/>
          <w:sz w:val="24"/>
          <w:szCs w:val="24"/>
        </w:rPr>
        <w:t>STEM Education</w:t>
      </w:r>
    </w:p>
    <w:p w14:paraId="7D0C3D07" w14:textId="77777777" w:rsidR="004A4098" w:rsidRPr="000D59A5" w:rsidRDefault="004A4098" w:rsidP="000D59A5">
      <w:pPr>
        <w:spacing w:after="0"/>
        <w:rPr>
          <w:rFonts w:ascii="Times New Roman" w:eastAsia="Times New Roman" w:hAnsi="Times New Roman" w:cs="Times New Roman"/>
          <w:sz w:val="24"/>
          <w:szCs w:val="24"/>
        </w:rPr>
      </w:pPr>
    </w:p>
    <w:p w14:paraId="520F8FAC" w14:textId="1EE81428" w:rsidR="36872AC1" w:rsidRPr="000D59A5" w:rsidRDefault="71230DA7" w:rsidP="000D59A5">
      <w:pPr>
        <w:spacing w:after="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U.S. Leadership in Global Science and Technology Advancement</w:t>
      </w:r>
    </w:p>
    <w:p w14:paraId="0292302F" w14:textId="2ACC0F9C" w:rsidR="36872AC1" w:rsidRPr="000D59A5" w:rsidRDefault="71230DA7" w:rsidP="000D59A5">
      <w:pPr>
        <w:spacing w:after="0"/>
        <w:ind w:firstLine="72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Global Competition in Science and Technology</w:t>
      </w:r>
    </w:p>
    <w:p w14:paraId="4753CB28" w14:textId="298F1B60" w:rsidR="36872AC1" w:rsidRPr="000D59A5" w:rsidRDefault="7D1BAF8F" w:rsidP="000D59A5">
      <w:pPr>
        <w:spacing w:after="0"/>
        <w:ind w:firstLine="72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Potential Threats to U.S. Leadership in Science and Technology</w:t>
      </w:r>
    </w:p>
    <w:p w14:paraId="4504F67B" w14:textId="598E3EE3" w:rsidR="36872AC1" w:rsidRDefault="7D1BAF8F" w:rsidP="000D59A5">
      <w:pPr>
        <w:spacing w:after="0"/>
        <w:ind w:firstLine="72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Opportunities for International Collaboration</w:t>
      </w:r>
    </w:p>
    <w:p w14:paraId="410F625B" w14:textId="77777777" w:rsidR="004A4098" w:rsidRPr="000D59A5" w:rsidRDefault="004A4098" w:rsidP="000D59A5">
      <w:pPr>
        <w:spacing w:after="0"/>
        <w:ind w:firstLine="720"/>
        <w:rPr>
          <w:rFonts w:ascii="Times New Roman" w:eastAsia="Times New Roman" w:hAnsi="Times New Roman" w:cs="Times New Roman"/>
          <w:sz w:val="24"/>
          <w:szCs w:val="24"/>
        </w:rPr>
      </w:pPr>
    </w:p>
    <w:p w14:paraId="0E1C22B2" w14:textId="797D22D0" w:rsidR="36872AC1" w:rsidRPr="000D59A5" w:rsidRDefault="702D1FA5" w:rsidP="000D59A5">
      <w:pPr>
        <w:spacing w:after="0"/>
        <w:rPr>
          <w:rFonts w:ascii="Times New Roman" w:eastAsia="Times New Roman" w:hAnsi="Times New Roman" w:cs="Times New Roman"/>
          <w:sz w:val="24"/>
          <w:szCs w:val="24"/>
        </w:rPr>
      </w:pPr>
      <w:r w:rsidRPr="000D59A5">
        <w:rPr>
          <w:rFonts w:ascii="Times New Roman" w:eastAsia="Times New Roman" w:hAnsi="Times New Roman" w:cs="Times New Roman"/>
          <w:sz w:val="24"/>
          <w:szCs w:val="24"/>
        </w:rPr>
        <w:t xml:space="preserve">Appendix 1: CHIPS and Science Act SEC. </w:t>
      </w:r>
      <w:r w:rsidR="500BB9F4" w:rsidRPr="000D59A5">
        <w:rPr>
          <w:rFonts w:ascii="Times New Roman" w:eastAsia="Times New Roman" w:hAnsi="Times New Roman" w:cs="Times New Roman"/>
          <w:sz w:val="24"/>
          <w:szCs w:val="24"/>
        </w:rPr>
        <w:t>10613</w:t>
      </w:r>
      <w:r w:rsidRPr="000D59A5">
        <w:rPr>
          <w:rFonts w:ascii="Times New Roman" w:eastAsia="Times New Roman" w:hAnsi="Times New Roman" w:cs="Times New Roman"/>
          <w:sz w:val="24"/>
          <w:szCs w:val="24"/>
        </w:rPr>
        <w:t xml:space="preserve"> </w:t>
      </w:r>
    </w:p>
    <w:p w14:paraId="4CD79387" w14:textId="7CA43928" w:rsidR="2B10EED3" w:rsidRDefault="2B10EED3">
      <w:r>
        <w:br w:type="page"/>
      </w:r>
    </w:p>
    <w:p w14:paraId="705DAEF0" w14:textId="61C7FEC9" w:rsidR="00F720C4" w:rsidRPr="00FA71BC" w:rsidRDefault="00F720C4" w:rsidP="000D59A5">
      <w:pPr>
        <w:pStyle w:val="Heading1"/>
        <w:spacing w:before="0"/>
        <w:rPr>
          <w:sz w:val="24"/>
          <w:szCs w:val="24"/>
        </w:rPr>
      </w:pPr>
      <w:r w:rsidRPr="00344661">
        <w:rPr>
          <w:sz w:val="24"/>
          <w:szCs w:val="24"/>
        </w:rPr>
        <w:t>Introduction</w:t>
      </w:r>
    </w:p>
    <w:p w14:paraId="342B83C8" w14:textId="77777777" w:rsidR="00344661" w:rsidRDefault="00344661" w:rsidP="00344661">
      <w:pPr>
        <w:spacing w:after="0" w:line="240" w:lineRule="auto"/>
        <w:contextualSpacing/>
        <w:rPr>
          <w:rFonts w:ascii="Times New Roman" w:hAnsi="Times New Roman" w:cs="Times New Roman"/>
          <w:sz w:val="24"/>
          <w:szCs w:val="24"/>
        </w:rPr>
      </w:pPr>
    </w:p>
    <w:p w14:paraId="5B0F62DB" w14:textId="21F7A2C1" w:rsidR="009A587A" w:rsidRPr="00FA71BC" w:rsidRDefault="009A587A" w:rsidP="000D59A5">
      <w:pP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 xml:space="preserve">The purpose of science and technology is to make it possible to achieve our nation’s great aspirations. </w:t>
      </w:r>
    </w:p>
    <w:p w14:paraId="24CCC091" w14:textId="77777777" w:rsidR="00344661" w:rsidRDefault="00344661" w:rsidP="00344661">
      <w:pPr>
        <w:spacing w:after="0" w:line="240" w:lineRule="auto"/>
        <w:contextualSpacing/>
        <w:rPr>
          <w:rFonts w:ascii="Times New Roman" w:hAnsi="Times New Roman" w:cs="Times New Roman"/>
          <w:sz w:val="24"/>
          <w:szCs w:val="24"/>
        </w:rPr>
      </w:pPr>
    </w:p>
    <w:p w14:paraId="78505880" w14:textId="10FCD3AD" w:rsidR="009A587A" w:rsidRDefault="009A587A" w:rsidP="000D59A5">
      <w:pP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 xml:space="preserve">Today, America’s aspirations are as immense as they have ever been. We reach for a future with robust health and plentiful opportunity for every person in America. We aim to meet the climate crisis through mitigation and resilience. We work to attain a competitive economy with good-paying jobs. We seek a world that is more free, open, </w:t>
      </w:r>
      <w:r w:rsidR="005E288B" w:rsidRPr="00344661">
        <w:rPr>
          <w:rFonts w:ascii="Times New Roman" w:hAnsi="Times New Roman" w:cs="Times New Roman"/>
          <w:sz w:val="24"/>
          <w:szCs w:val="24"/>
        </w:rPr>
        <w:t xml:space="preserve">inclusive, equitable, </w:t>
      </w:r>
      <w:r w:rsidRPr="00344661">
        <w:rPr>
          <w:rFonts w:ascii="Times New Roman" w:hAnsi="Times New Roman" w:cs="Times New Roman"/>
          <w:sz w:val="24"/>
          <w:szCs w:val="24"/>
        </w:rPr>
        <w:t xml:space="preserve">secure, and prosperous. We strive to use technological advances </w:t>
      </w:r>
      <w:r w:rsidR="00CC448C">
        <w:rPr>
          <w:rFonts w:ascii="Times New Roman" w:hAnsi="Times New Roman" w:cs="Times New Roman"/>
          <w:sz w:val="24"/>
          <w:szCs w:val="24"/>
        </w:rPr>
        <w:t>such as</w:t>
      </w:r>
      <w:r w:rsidR="00CC448C" w:rsidRPr="00344661">
        <w:rPr>
          <w:rFonts w:ascii="Times New Roman" w:hAnsi="Times New Roman" w:cs="Times New Roman"/>
          <w:sz w:val="24"/>
          <w:szCs w:val="24"/>
        </w:rPr>
        <w:t xml:space="preserve"> </w:t>
      </w:r>
      <w:r w:rsidRPr="00344661">
        <w:rPr>
          <w:rFonts w:ascii="Times New Roman" w:hAnsi="Times New Roman" w:cs="Times New Roman"/>
          <w:sz w:val="24"/>
          <w:szCs w:val="24"/>
        </w:rPr>
        <w:t xml:space="preserve">artificial intelligence to surmount our obstacles and strengthen our values. We aspire to expand the boundaries of human knowledge in every domain. Realizing these aspirations is how we will meet the defining challenge of our time, highlighted by President Biden: proving that democracy works in today’s complex world. </w:t>
      </w:r>
    </w:p>
    <w:p w14:paraId="5060DC29" w14:textId="77777777" w:rsidR="00CC448C" w:rsidRPr="00FA71BC" w:rsidRDefault="00CC448C" w:rsidP="000D59A5">
      <w:pPr>
        <w:spacing w:after="0" w:line="240" w:lineRule="auto"/>
        <w:contextualSpacing/>
        <w:rPr>
          <w:rFonts w:ascii="Times New Roman" w:hAnsi="Times New Roman" w:cs="Times New Roman"/>
          <w:sz w:val="24"/>
          <w:szCs w:val="24"/>
        </w:rPr>
      </w:pPr>
    </w:p>
    <w:p w14:paraId="3D602AC0" w14:textId="21D06E4E" w:rsidR="009A587A" w:rsidRPr="00FA71BC" w:rsidRDefault="009A587A" w:rsidP="000D59A5">
      <w:pP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 xml:space="preserve">Science, technology, and innovation have been integral to our nation’s great accomplishments in the past and remain integral to achieving our current aspirations. They allow us to step beyond the limitations of today into a better tomorrow. </w:t>
      </w:r>
    </w:p>
    <w:p w14:paraId="6190BE28" w14:textId="63F480D1" w:rsidR="00344661" w:rsidRDefault="00344661" w:rsidP="00344661">
      <w:pPr>
        <w:spacing w:after="0" w:line="240" w:lineRule="auto"/>
        <w:contextualSpacing/>
        <w:rPr>
          <w:rFonts w:ascii="Times New Roman" w:hAnsi="Times New Roman" w:cs="Times New Roman"/>
          <w:sz w:val="24"/>
          <w:szCs w:val="24"/>
        </w:rPr>
      </w:pPr>
    </w:p>
    <w:p w14:paraId="2D54D228" w14:textId="5424723D" w:rsidR="009A587A" w:rsidRPr="00FA71BC" w:rsidRDefault="009A587A" w:rsidP="000D59A5">
      <w:pP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 xml:space="preserve">The science and technology capability in the United States today is the most powerful engine for innovation in history. That did not happen by accident. National strategies and policies shaped the individual efforts of scientists and engineers in universities, companies, nonprofits, and other private and public organizations that established American leadership. </w:t>
      </w:r>
      <w:proofErr w:type="gramStart"/>
      <w:r w:rsidRPr="00344661">
        <w:rPr>
          <w:rFonts w:ascii="Times New Roman" w:hAnsi="Times New Roman" w:cs="Times New Roman"/>
          <w:sz w:val="24"/>
          <w:szCs w:val="24"/>
        </w:rPr>
        <w:t>All of</w:t>
      </w:r>
      <w:proofErr w:type="gramEnd"/>
      <w:r w:rsidRPr="00344661">
        <w:rPr>
          <w:rFonts w:ascii="Times New Roman" w:hAnsi="Times New Roman" w:cs="Times New Roman"/>
          <w:sz w:val="24"/>
          <w:szCs w:val="24"/>
        </w:rPr>
        <w:t xml:space="preserve"> these elements will be part of advancing U.S. capabilities for the future.</w:t>
      </w:r>
    </w:p>
    <w:p w14:paraId="7955ACFF" w14:textId="77777777" w:rsidR="00344661" w:rsidRPr="004A4098" w:rsidRDefault="00344661" w:rsidP="00344661">
      <w:pPr>
        <w:spacing w:after="0" w:line="240" w:lineRule="auto"/>
        <w:contextualSpacing/>
        <w:rPr>
          <w:rFonts w:ascii="Times New Roman" w:hAnsi="Times New Roman" w:cs="Times New Roman"/>
          <w:sz w:val="24"/>
          <w:szCs w:val="24"/>
        </w:rPr>
      </w:pPr>
    </w:p>
    <w:p w14:paraId="2A0F0A2C" w14:textId="04F693CF" w:rsidR="009A587A" w:rsidRPr="00FA71BC" w:rsidRDefault="009A587A" w:rsidP="000D59A5">
      <w:pPr>
        <w:spacing w:after="0" w:line="240" w:lineRule="auto"/>
        <w:contextualSpacing/>
        <w:rPr>
          <w:rFonts w:ascii="Times New Roman" w:hAnsi="Times New Roman" w:cs="Times New Roman"/>
          <w:sz w:val="24"/>
          <w:szCs w:val="24"/>
        </w:rPr>
      </w:pPr>
      <w:r w:rsidRPr="004A4098">
        <w:rPr>
          <w:rFonts w:ascii="Times New Roman" w:hAnsi="Times New Roman" w:cs="Times New Roman"/>
          <w:sz w:val="24"/>
          <w:szCs w:val="24"/>
        </w:rPr>
        <w:t>Government policies and support play critical roles in the nation’s innovation ecosystem. The U.S. government is responsible for one-third of all U.S. research and development (</w:t>
      </w:r>
      <w:r w:rsidR="00D251BA" w:rsidRPr="004A4098">
        <w:rPr>
          <w:rFonts w:ascii="Times New Roman" w:hAnsi="Times New Roman" w:cs="Times New Roman"/>
          <w:sz w:val="24"/>
          <w:szCs w:val="24"/>
        </w:rPr>
        <w:t>R&amp;D</w:t>
      </w:r>
      <w:r w:rsidRPr="004A4098">
        <w:rPr>
          <w:rFonts w:ascii="Times New Roman" w:hAnsi="Times New Roman" w:cs="Times New Roman"/>
          <w:sz w:val="24"/>
          <w:szCs w:val="24"/>
        </w:rPr>
        <w:t xml:space="preserve">) investment, and most of the remaining two-thirds comes from private businesses. </w:t>
      </w:r>
      <w:r w:rsidRPr="004A4098">
        <w:rPr>
          <w:rFonts w:ascii="Times New Roman" w:hAnsi="Times New Roman" w:cs="Times New Roman"/>
          <w:i/>
          <w:iCs/>
          <w:sz w:val="24"/>
          <w:szCs w:val="24"/>
        </w:rPr>
        <w:t>How</w:t>
      </w:r>
      <w:r w:rsidRPr="004A4098">
        <w:rPr>
          <w:rFonts w:ascii="Times New Roman" w:hAnsi="Times New Roman" w:cs="Times New Roman"/>
          <w:sz w:val="24"/>
          <w:szCs w:val="24"/>
        </w:rPr>
        <w:t xml:space="preserve"> the government invests in science and technology </w:t>
      </w:r>
      <w:r w:rsidR="00D251BA" w:rsidRPr="004A4098">
        <w:rPr>
          <w:rFonts w:ascii="Times New Roman" w:hAnsi="Times New Roman" w:cs="Times New Roman"/>
          <w:sz w:val="24"/>
          <w:szCs w:val="24"/>
        </w:rPr>
        <w:t>R&amp;D</w:t>
      </w:r>
      <w:r w:rsidRPr="004A4098">
        <w:rPr>
          <w:rFonts w:ascii="Times New Roman" w:hAnsi="Times New Roman" w:cs="Times New Roman"/>
          <w:sz w:val="24"/>
          <w:szCs w:val="24"/>
        </w:rPr>
        <w:t xml:space="preserve"> matters. Over our nation’s history, early government investments in science and technology have driven exponential growth in private sector </w:t>
      </w:r>
      <w:r w:rsidR="00D251BA" w:rsidRPr="004A4098">
        <w:rPr>
          <w:rFonts w:ascii="Times New Roman" w:hAnsi="Times New Roman" w:cs="Times New Roman"/>
          <w:sz w:val="24"/>
          <w:szCs w:val="24"/>
        </w:rPr>
        <w:t>R&amp;D</w:t>
      </w:r>
      <w:r w:rsidRPr="004A4098">
        <w:rPr>
          <w:rFonts w:ascii="Times New Roman" w:hAnsi="Times New Roman" w:cs="Times New Roman"/>
          <w:sz w:val="24"/>
          <w:szCs w:val="24"/>
        </w:rPr>
        <w:t xml:space="preserve">. This relationship is not linear, so much as a virtuous cycle, with public and private sectors working together to transform </w:t>
      </w:r>
      <w:r w:rsidR="00D251BA" w:rsidRPr="004A4098">
        <w:rPr>
          <w:rFonts w:ascii="Times New Roman" w:hAnsi="Times New Roman" w:cs="Times New Roman"/>
          <w:sz w:val="24"/>
          <w:szCs w:val="24"/>
        </w:rPr>
        <w:t>R&amp;D</w:t>
      </w:r>
      <w:r w:rsidRPr="004A4098">
        <w:rPr>
          <w:rFonts w:ascii="Times New Roman" w:hAnsi="Times New Roman" w:cs="Times New Roman"/>
          <w:sz w:val="24"/>
          <w:szCs w:val="24"/>
        </w:rPr>
        <w:t xml:space="preserve"> investments into tangible benefits for Americans.</w:t>
      </w:r>
    </w:p>
    <w:p w14:paraId="6BD2B8E4" w14:textId="77777777" w:rsidR="00344661" w:rsidRDefault="00344661" w:rsidP="00344661">
      <w:pPr>
        <w:spacing w:after="0" w:line="240" w:lineRule="auto"/>
        <w:contextualSpacing/>
        <w:rPr>
          <w:rFonts w:ascii="Times New Roman" w:hAnsi="Times New Roman" w:cs="Times New Roman"/>
          <w:sz w:val="24"/>
          <w:szCs w:val="24"/>
        </w:rPr>
      </w:pPr>
    </w:p>
    <w:p w14:paraId="1E05F1F5" w14:textId="1F1759F7" w:rsidR="009A587A" w:rsidRPr="00FA71BC" w:rsidRDefault="009A587A" w:rsidP="000D59A5">
      <w:pP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 xml:space="preserve">Federal </w:t>
      </w:r>
      <w:r w:rsidR="00D251BA">
        <w:rPr>
          <w:rFonts w:ascii="Times New Roman" w:hAnsi="Times New Roman" w:cs="Times New Roman"/>
          <w:sz w:val="24"/>
          <w:szCs w:val="24"/>
        </w:rPr>
        <w:t>R&amp;D</w:t>
      </w:r>
      <w:r w:rsidRPr="00344661">
        <w:rPr>
          <w:rFonts w:ascii="Times New Roman" w:hAnsi="Times New Roman" w:cs="Times New Roman"/>
          <w:sz w:val="24"/>
          <w:szCs w:val="24"/>
        </w:rPr>
        <w:t xml:space="preserve"> has long been an essential part of America’s innovation ecosystem, and our federally funded basic and applied research is the envy of the world. Now, federal </w:t>
      </w:r>
      <w:r w:rsidR="00D251BA">
        <w:rPr>
          <w:rFonts w:ascii="Times New Roman" w:hAnsi="Times New Roman" w:cs="Times New Roman"/>
          <w:sz w:val="24"/>
          <w:szCs w:val="24"/>
        </w:rPr>
        <w:t>R&amp;D</w:t>
      </w:r>
      <w:r w:rsidRPr="00344661">
        <w:rPr>
          <w:rFonts w:ascii="Times New Roman" w:hAnsi="Times New Roman" w:cs="Times New Roman"/>
          <w:sz w:val="24"/>
          <w:szCs w:val="24"/>
        </w:rPr>
        <w:t xml:space="preserve"> must step up to meet the challenges of our times. It must sustain America’s leadership position in science and technology</w:t>
      </w:r>
      <w:r w:rsidR="00CC448C">
        <w:rPr>
          <w:rFonts w:ascii="Times New Roman" w:hAnsi="Times New Roman" w:cs="Times New Roman"/>
          <w:sz w:val="24"/>
          <w:szCs w:val="24"/>
        </w:rPr>
        <w:t xml:space="preserve"> and</w:t>
      </w:r>
      <w:r w:rsidRPr="00344661">
        <w:rPr>
          <w:rFonts w:ascii="Times New Roman" w:hAnsi="Times New Roman" w:cs="Times New Roman"/>
          <w:sz w:val="24"/>
          <w:szCs w:val="24"/>
        </w:rPr>
        <w:t xml:space="preserve"> take aim at bold goals. Federal </w:t>
      </w:r>
      <w:r w:rsidR="00D251BA">
        <w:rPr>
          <w:rFonts w:ascii="Times New Roman" w:hAnsi="Times New Roman" w:cs="Times New Roman"/>
          <w:sz w:val="24"/>
          <w:szCs w:val="24"/>
        </w:rPr>
        <w:t>R&amp;D</w:t>
      </w:r>
      <w:r w:rsidRPr="00344661">
        <w:rPr>
          <w:rFonts w:ascii="Times New Roman" w:hAnsi="Times New Roman" w:cs="Times New Roman"/>
          <w:sz w:val="24"/>
          <w:szCs w:val="24"/>
        </w:rPr>
        <w:t xml:space="preserve"> must translate into new products and services, new industries and jobs, new policies and regulations, and new standards and practices. And it must bring the power of innovation to </w:t>
      </w:r>
      <w:r w:rsidR="00DA6D4C">
        <w:rPr>
          <w:rFonts w:ascii="Times New Roman" w:hAnsi="Times New Roman" w:cs="Times New Roman"/>
          <w:sz w:val="24"/>
          <w:szCs w:val="24"/>
        </w:rPr>
        <w:t>key sectors of our economy</w:t>
      </w:r>
      <w:r w:rsidRPr="00344661">
        <w:rPr>
          <w:rFonts w:ascii="Times New Roman" w:hAnsi="Times New Roman" w:cs="Times New Roman"/>
          <w:sz w:val="24"/>
          <w:szCs w:val="24"/>
        </w:rPr>
        <w:t xml:space="preserve"> that have not traditionally benefitted from </w:t>
      </w:r>
      <w:r w:rsidR="00D251BA">
        <w:rPr>
          <w:rFonts w:ascii="Times New Roman" w:hAnsi="Times New Roman" w:cs="Times New Roman"/>
          <w:sz w:val="24"/>
          <w:szCs w:val="24"/>
        </w:rPr>
        <w:t>R&amp;D</w:t>
      </w:r>
      <w:r w:rsidRPr="00344661">
        <w:rPr>
          <w:rFonts w:ascii="Times New Roman" w:hAnsi="Times New Roman" w:cs="Times New Roman"/>
          <w:sz w:val="24"/>
          <w:szCs w:val="24"/>
        </w:rPr>
        <w:t>.</w:t>
      </w:r>
    </w:p>
    <w:p w14:paraId="7CD1C7C0" w14:textId="77777777" w:rsidR="00344661" w:rsidRDefault="00344661" w:rsidP="00344661">
      <w:pPr>
        <w:spacing w:after="0" w:line="240" w:lineRule="auto"/>
        <w:contextualSpacing/>
        <w:rPr>
          <w:rFonts w:ascii="Times New Roman" w:hAnsi="Times New Roman" w:cs="Times New Roman"/>
          <w:sz w:val="24"/>
          <w:szCs w:val="24"/>
        </w:rPr>
      </w:pPr>
    </w:p>
    <w:p w14:paraId="652011C7" w14:textId="54321F5F" w:rsidR="009A587A" w:rsidRPr="00FA71BC" w:rsidRDefault="009A587A" w:rsidP="000D59A5">
      <w:pP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 xml:space="preserve">This </w:t>
      </w:r>
      <w:r w:rsidR="0046080D">
        <w:rPr>
          <w:rFonts w:ascii="Times New Roman" w:hAnsi="Times New Roman" w:cs="Times New Roman"/>
          <w:sz w:val="24"/>
          <w:szCs w:val="24"/>
        </w:rPr>
        <w:t>Quadrennial Science and Technology Review (</w:t>
      </w:r>
      <w:r w:rsidR="00171852">
        <w:rPr>
          <w:rFonts w:ascii="Times New Roman" w:hAnsi="Times New Roman" w:cs="Times New Roman"/>
          <w:sz w:val="24"/>
          <w:szCs w:val="24"/>
        </w:rPr>
        <w:t>QSTR</w:t>
      </w:r>
      <w:r w:rsidR="0046080D">
        <w:rPr>
          <w:rFonts w:ascii="Times New Roman" w:hAnsi="Times New Roman" w:cs="Times New Roman"/>
          <w:sz w:val="24"/>
          <w:szCs w:val="24"/>
        </w:rPr>
        <w:t>)</w:t>
      </w:r>
      <w:r w:rsidRPr="00344661">
        <w:rPr>
          <w:rFonts w:ascii="Times New Roman" w:hAnsi="Times New Roman" w:cs="Times New Roman"/>
          <w:sz w:val="24"/>
          <w:szCs w:val="24"/>
        </w:rPr>
        <w:t xml:space="preserve"> documents current federal </w:t>
      </w:r>
      <w:r w:rsidR="00D251BA">
        <w:rPr>
          <w:rFonts w:ascii="Times New Roman" w:hAnsi="Times New Roman" w:cs="Times New Roman"/>
          <w:sz w:val="24"/>
          <w:szCs w:val="24"/>
        </w:rPr>
        <w:t>R&amp;D</w:t>
      </w:r>
      <w:r w:rsidRPr="00344661">
        <w:rPr>
          <w:rFonts w:ascii="Times New Roman" w:hAnsi="Times New Roman" w:cs="Times New Roman"/>
          <w:sz w:val="24"/>
          <w:szCs w:val="24"/>
        </w:rPr>
        <w:t xml:space="preserve"> efforts and identifies </w:t>
      </w:r>
      <w:r w:rsidR="005E288B" w:rsidRPr="00344661">
        <w:rPr>
          <w:rFonts w:ascii="Times New Roman" w:hAnsi="Times New Roman" w:cs="Times New Roman"/>
          <w:sz w:val="24"/>
          <w:szCs w:val="24"/>
        </w:rPr>
        <w:t>opportunities</w:t>
      </w:r>
      <w:r w:rsidRPr="00344661">
        <w:rPr>
          <w:rFonts w:ascii="Times New Roman" w:hAnsi="Times New Roman" w:cs="Times New Roman"/>
          <w:sz w:val="24"/>
          <w:szCs w:val="24"/>
        </w:rPr>
        <w:t xml:space="preserve"> for further action to advance our science and technology enterprise</w:t>
      </w:r>
      <w:r w:rsidR="005E581F">
        <w:rPr>
          <w:rFonts w:ascii="Times New Roman" w:hAnsi="Times New Roman" w:cs="Times New Roman"/>
          <w:sz w:val="24"/>
          <w:szCs w:val="24"/>
        </w:rPr>
        <w:t>,</w:t>
      </w:r>
      <w:r w:rsidRPr="00344661">
        <w:rPr>
          <w:rFonts w:ascii="Times New Roman" w:hAnsi="Times New Roman" w:cs="Times New Roman"/>
          <w:sz w:val="24"/>
          <w:szCs w:val="24"/>
        </w:rPr>
        <w:t xml:space="preserve"> so it can fulfill its role of helping achieve America’s aspirations.</w:t>
      </w:r>
    </w:p>
    <w:p w14:paraId="29A6E1FB" w14:textId="02381036" w:rsidR="00AB6100" w:rsidRPr="00344661" w:rsidRDefault="00AB6100" w:rsidP="000D59A5">
      <w:pP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br w:type="page"/>
      </w:r>
    </w:p>
    <w:p w14:paraId="05036088" w14:textId="4DD39F5B" w:rsidR="001B7A01" w:rsidRDefault="002F6E38" w:rsidP="000D59A5">
      <w:pPr>
        <w:spacing w:after="0" w:line="240" w:lineRule="auto"/>
        <w:contextualSpacing/>
        <w:rPr>
          <w:rFonts w:ascii="Times New Roman" w:hAnsi="Times New Roman" w:cs="Times New Roman"/>
          <w:b/>
          <w:bCs/>
          <w:sz w:val="24"/>
          <w:szCs w:val="24"/>
        </w:rPr>
      </w:pPr>
      <w:bookmarkStart w:id="9" w:name="_Hlk152626923"/>
      <w:r w:rsidRPr="00344661">
        <w:rPr>
          <w:rFonts w:ascii="Times New Roman" w:hAnsi="Times New Roman" w:cs="Times New Roman"/>
          <w:b/>
          <w:bCs/>
          <w:sz w:val="24"/>
          <w:szCs w:val="24"/>
        </w:rPr>
        <w:t xml:space="preserve">U.S. </w:t>
      </w:r>
      <w:r w:rsidR="00AB6100" w:rsidRPr="00344661">
        <w:rPr>
          <w:rFonts w:ascii="Times New Roman" w:hAnsi="Times New Roman" w:cs="Times New Roman"/>
          <w:b/>
          <w:bCs/>
          <w:sz w:val="24"/>
          <w:szCs w:val="24"/>
        </w:rPr>
        <w:t>Science and Technology Thematic Priorities</w:t>
      </w:r>
    </w:p>
    <w:p w14:paraId="6D9AE8D1" w14:textId="7B96B049" w:rsidR="001B7A01" w:rsidRDefault="009F7BCC" w:rsidP="001B7A01">
      <w:pPr>
        <w:spacing w:line="240" w:lineRule="auto"/>
        <w:contextualSpacing/>
        <w:rPr>
          <w:rFonts w:ascii="Times New Roman" w:hAnsi="Times New Roman" w:cs="Times New Roman"/>
          <w:sz w:val="24"/>
          <w:szCs w:val="24"/>
        </w:rPr>
      </w:pPr>
      <w:r>
        <w:rPr>
          <w:rFonts w:ascii="Times New Roman" w:hAnsi="Times New Roman" w:cs="Times New Roman"/>
          <w:sz w:val="24"/>
          <w:szCs w:val="24"/>
        </w:rPr>
        <w:t>The QSTR is informed by responses gathered from departments and agencies through a data call process (Appendix 2)</w:t>
      </w:r>
      <w:r w:rsidR="001B7A01">
        <w:rPr>
          <w:rFonts w:ascii="Times New Roman" w:hAnsi="Times New Roman" w:cs="Times New Roman"/>
          <w:sz w:val="24"/>
          <w:szCs w:val="24"/>
        </w:rPr>
        <w:t>, as well as consultations with PCAST</w:t>
      </w:r>
      <w:r>
        <w:rPr>
          <w:rFonts w:ascii="Times New Roman" w:hAnsi="Times New Roman" w:cs="Times New Roman"/>
          <w:sz w:val="24"/>
          <w:szCs w:val="24"/>
        </w:rPr>
        <w:t>, the NSB, and NSC.</w:t>
      </w:r>
      <w:r w:rsidR="001B7A01">
        <w:rPr>
          <w:rFonts w:ascii="Times New Roman" w:hAnsi="Times New Roman" w:cs="Times New Roman"/>
          <w:sz w:val="24"/>
          <w:szCs w:val="24"/>
        </w:rPr>
        <w:t xml:space="preserve"> </w:t>
      </w:r>
      <w:r>
        <w:rPr>
          <w:rFonts w:ascii="Times New Roman" w:hAnsi="Times New Roman" w:cs="Times New Roman"/>
          <w:sz w:val="24"/>
          <w:szCs w:val="24"/>
        </w:rPr>
        <w:t>Through content analysis of the data call responses</w:t>
      </w:r>
      <w:r w:rsidR="001B7A01">
        <w:rPr>
          <w:rFonts w:ascii="Times New Roman" w:hAnsi="Times New Roman" w:cs="Times New Roman"/>
          <w:sz w:val="24"/>
          <w:szCs w:val="24"/>
        </w:rPr>
        <w:t xml:space="preserve">, a set of </w:t>
      </w:r>
      <w:r>
        <w:rPr>
          <w:rFonts w:ascii="Times New Roman" w:hAnsi="Times New Roman" w:cs="Times New Roman"/>
          <w:sz w:val="24"/>
          <w:szCs w:val="24"/>
        </w:rPr>
        <w:t xml:space="preserve">thematic </w:t>
      </w:r>
      <w:r w:rsidR="001B7A01">
        <w:rPr>
          <w:rFonts w:ascii="Times New Roman" w:hAnsi="Times New Roman" w:cs="Times New Roman"/>
          <w:sz w:val="24"/>
          <w:szCs w:val="24"/>
        </w:rPr>
        <w:t xml:space="preserve">areas emerged that consistently appeared across all feedback. These include core dimensions of scientific inquiry, such as basic and applied research, as well as thematic goals, such as improving health outcomes and meeting the climate crisis. </w:t>
      </w:r>
    </w:p>
    <w:p w14:paraId="6AE28898" w14:textId="77777777" w:rsidR="001B7A01" w:rsidRDefault="001B7A01" w:rsidP="001B7A01">
      <w:pPr>
        <w:spacing w:line="240" w:lineRule="auto"/>
        <w:contextualSpacing/>
        <w:rPr>
          <w:rFonts w:ascii="Times New Roman" w:hAnsi="Times New Roman" w:cs="Times New Roman"/>
          <w:sz w:val="24"/>
          <w:szCs w:val="24"/>
        </w:rPr>
      </w:pPr>
    </w:p>
    <w:p w14:paraId="74BF008E" w14:textId="496E7FA2" w:rsidR="001B7A01" w:rsidRDefault="001B7A01" w:rsidP="000D59A5">
      <w:pPr>
        <w:spacing w:line="240" w:lineRule="auto"/>
        <w:contextualSpacing/>
      </w:pPr>
      <w:r>
        <w:rPr>
          <w:rFonts w:ascii="Times New Roman" w:hAnsi="Times New Roman" w:cs="Times New Roman"/>
          <w:sz w:val="24"/>
          <w:szCs w:val="24"/>
        </w:rPr>
        <w:t xml:space="preserve">Overviews of these themes are documented below, along with illustrative examples of how departments and agencies are advancing efforts in </w:t>
      </w:r>
      <w:r w:rsidR="005E581F">
        <w:rPr>
          <w:rFonts w:ascii="Times New Roman" w:hAnsi="Times New Roman" w:cs="Times New Roman"/>
          <w:sz w:val="24"/>
          <w:szCs w:val="24"/>
        </w:rPr>
        <w:t xml:space="preserve">each </w:t>
      </w:r>
      <w:r>
        <w:rPr>
          <w:rFonts w:ascii="Times New Roman" w:hAnsi="Times New Roman" w:cs="Times New Roman"/>
          <w:sz w:val="24"/>
          <w:szCs w:val="24"/>
        </w:rPr>
        <w:t xml:space="preserve">area. The themes reflect areas </w:t>
      </w:r>
      <w:r w:rsidR="00CC448C">
        <w:rPr>
          <w:rFonts w:ascii="Times New Roman" w:hAnsi="Times New Roman" w:cs="Times New Roman"/>
          <w:sz w:val="24"/>
          <w:szCs w:val="24"/>
        </w:rPr>
        <w:t xml:space="preserve">on which </w:t>
      </w:r>
      <w:r>
        <w:rPr>
          <w:rFonts w:ascii="Times New Roman" w:hAnsi="Times New Roman" w:cs="Times New Roman"/>
          <w:sz w:val="24"/>
          <w:szCs w:val="24"/>
        </w:rPr>
        <w:t xml:space="preserve">national </w:t>
      </w:r>
      <w:r w:rsidR="00D251BA">
        <w:rPr>
          <w:rFonts w:ascii="Times New Roman" w:hAnsi="Times New Roman" w:cs="Times New Roman"/>
          <w:sz w:val="24"/>
          <w:szCs w:val="24"/>
        </w:rPr>
        <w:t>R&amp;D</w:t>
      </w:r>
      <w:r>
        <w:rPr>
          <w:rFonts w:ascii="Times New Roman" w:hAnsi="Times New Roman" w:cs="Times New Roman"/>
          <w:sz w:val="24"/>
          <w:szCs w:val="24"/>
        </w:rPr>
        <w:t xml:space="preserve"> </w:t>
      </w:r>
      <w:r w:rsidR="00CC448C">
        <w:rPr>
          <w:rFonts w:ascii="Times New Roman" w:hAnsi="Times New Roman" w:cs="Times New Roman"/>
          <w:sz w:val="24"/>
          <w:szCs w:val="24"/>
        </w:rPr>
        <w:t xml:space="preserve">can </w:t>
      </w:r>
      <w:r>
        <w:rPr>
          <w:rFonts w:ascii="Times New Roman" w:hAnsi="Times New Roman" w:cs="Times New Roman"/>
          <w:sz w:val="24"/>
          <w:szCs w:val="24"/>
        </w:rPr>
        <w:t xml:space="preserve">focus and align with </w:t>
      </w:r>
      <w:r w:rsidR="00D251BA">
        <w:rPr>
          <w:rFonts w:ascii="Times New Roman" w:hAnsi="Times New Roman" w:cs="Times New Roman"/>
          <w:sz w:val="24"/>
          <w:szCs w:val="24"/>
        </w:rPr>
        <w:t>R&amp;D</w:t>
      </w:r>
      <w:r>
        <w:rPr>
          <w:rFonts w:ascii="Times New Roman" w:hAnsi="Times New Roman" w:cs="Times New Roman"/>
          <w:sz w:val="24"/>
          <w:szCs w:val="24"/>
        </w:rPr>
        <w:t xml:space="preserve"> priorities that OMB and OSTP previously set.</w:t>
      </w:r>
    </w:p>
    <w:p w14:paraId="33450F19" w14:textId="77777777" w:rsidR="001B7A01" w:rsidRPr="00FA71BC" w:rsidRDefault="001B7A01" w:rsidP="000D59A5">
      <w:pPr>
        <w:spacing w:after="0" w:line="240" w:lineRule="auto"/>
        <w:contextualSpacing/>
        <w:rPr>
          <w:rFonts w:ascii="Times New Roman" w:hAnsi="Times New Roman" w:cs="Times New Roman"/>
          <w:b/>
          <w:sz w:val="24"/>
          <w:szCs w:val="24"/>
        </w:rPr>
      </w:pPr>
    </w:p>
    <w:p w14:paraId="5E045123" w14:textId="77777777" w:rsidR="00344661" w:rsidRDefault="00344661" w:rsidP="00344661">
      <w:pPr>
        <w:spacing w:after="0" w:line="240" w:lineRule="auto"/>
        <w:contextualSpacing/>
        <w:rPr>
          <w:rFonts w:ascii="Times New Roman" w:hAnsi="Times New Roman" w:cs="Times New Roman"/>
          <w:b/>
          <w:bCs/>
          <w:i/>
          <w:iCs/>
          <w:color w:val="44546A" w:themeColor="text2"/>
          <w:sz w:val="24"/>
          <w:szCs w:val="24"/>
        </w:rPr>
      </w:pPr>
    </w:p>
    <w:p w14:paraId="62E744B2" w14:textId="42F06126" w:rsidR="00AB6100" w:rsidRPr="00FA71BC" w:rsidRDefault="00AB6100" w:rsidP="000D59A5">
      <w:pPr>
        <w:spacing w:after="0" w:line="240" w:lineRule="auto"/>
        <w:contextualSpacing/>
        <w:rPr>
          <w:rFonts w:ascii="Times New Roman" w:hAnsi="Times New Roman" w:cs="Times New Roman"/>
          <w:b/>
          <w:i/>
          <w:color w:val="44546A" w:themeColor="text2"/>
          <w:sz w:val="24"/>
          <w:szCs w:val="24"/>
        </w:rPr>
      </w:pPr>
      <w:r w:rsidRPr="00344661">
        <w:rPr>
          <w:rFonts w:ascii="Times New Roman" w:hAnsi="Times New Roman" w:cs="Times New Roman"/>
          <w:b/>
          <w:bCs/>
          <w:i/>
          <w:iCs/>
          <w:color w:val="44546A" w:themeColor="text2"/>
          <w:sz w:val="24"/>
          <w:szCs w:val="24"/>
        </w:rPr>
        <w:t>Research</w:t>
      </w:r>
      <w:r w:rsidR="00A9234B">
        <w:rPr>
          <w:rFonts w:ascii="Times New Roman" w:hAnsi="Times New Roman" w:cs="Times New Roman"/>
          <w:b/>
          <w:bCs/>
          <w:i/>
          <w:iCs/>
          <w:color w:val="44546A" w:themeColor="text2"/>
          <w:sz w:val="24"/>
          <w:szCs w:val="24"/>
        </w:rPr>
        <w:t xml:space="preserve"> and Development </w:t>
      </w:r>
      <w:r w:rsidRPr="00344661">
        <w:rPr>
          <w:rFonts w:ascii="Times New Roman" w:hAnsi="Times New Roman" w:cs="Times New Roman"/>
          <w:b/>
          <w:bCs/>
          <w:i/>
          <w:iCs/>
          <w:color w:val="44546A" w:themeColor="text2"/>
          <w:sz w:val="24"/>
          <w:szCs w:val="24"/>
        </w:rPr>
        <w:t>(</w:t>
      </w:r>
      <w:r w:rsidR="00D251BA">
        <w:rPr>
          <w:rFonts w:ascii="Times New Roman" w:hAnsi="Times New Roman" w:cs="Times New Roman"/>
          <w:b/>
          <w:bCs/>
          <w:i/>
          <w:iCs/>
          <w:color w:val="44546A" w:themeColor="text2"/>
          <w:sz w:val="24"/>
          <w:szCs w:val="24"/>
        </w:rPr>
        <w:t>R&amp;D</w:t>
      </w:r>
      <w:r w:rsidRPr="00344661">
        <w:rPr>
          <w:rFonts w:ascii="Times New Roman" w:hAnsi="Times New Roman" w:cs="Times New Roman"/>
          <w:b/>
          <w:bCs/>
          <w:i/>
          <w:iCs/>
          <w:color w:val="44546A" w:themeColor="text2"/>
          <w:sz w:val="24"/>
          <w:szCs w:val="24"/>
        </w:rPr>
        <w:t>)</w:t>
      </w:r>
      <w:r w:rsidR="002F6E38" w:rsidRPr="00344661">
        <w:rPr>
          <w:rFonts w:ascii="Times New Roman" w:hAnsi="Times New Roman" w:cs="Times New Roman"/>
          <w:b/>
          <w:bCs/>
          <w:i/>
          <w:iCs/>
          <w:color w:val="44546A" w:themeColor="text2"/>
          <w:sz w:val="24"/>
          <w:szCs w:val="24"/>
        </w:rPr>
        <w:t xml:space="preserve"> Policies and Programs</w:t>
      </w:r>
    </w:p>
    <w:p w14:paraId="3F06BD9E" w14:textId="77777777" w:rsidR="00344661" w:rsidRDefault="00344661" w:rsidP="00344661">
      <w:pPr>
        <w:spacing w:after="0" w:line="240" w:lineRule="auto"/>
        <w:contextualSpacing/>
        <w:rPr>
          <w:rFonts w:ascii="Times New Roman" w:hAnsi="Times New Roman" w:cs="Times New Roman"/>
          <w:b/>
          <w:bCs/>
          <w:sz w:val="24"/>
          <w:szCs w:val="24"/>
          <w:u w:val="single"/>
        </w:rPr>
      </w:pPr>
    </w:p>
    <w:p w14:paraId="3601A9FD" w14:textId="5D901AB0" w:rsidR="002F6E38" w:rsidRPr="00AA0B4A" w:rsidRDefault="00344661">
      <w:pPr>
        <w:spacing w:after="0" w:line="240" w:lineRule="auto"/>
        <w:contextualSpacing/>
        <w:rPr>
          <w:rFonts w:ascii="Times New Roman" w:hAnsi="Times New Roman" w:cs="Times New Roman"/>
          <w:b/>
          <w:sz w:val="24"/>
          <w:szCs w:val="24"/>
          <w:u w:val="single"/>
        </w:rPr>
      </w:pPr>
      <w:r>
        <w:rPr>
          <w:rFonts w:ascii="Times New Roman" w:hAnsi="Times New Roman" w:cs="Times New Roman"/>
          <w:b/>
          <w:bCs/>
          <w:sz w:val="24"/>
          <w:szCs w:val="24"/>
          <w:u w:val="single"/>
        </w:rPr>
        <w:t xml:space="preserve">BASIC RESEARCH </w:t>
      </w:r>
    </w:p>
    <w:p w14:paraId="06A32F23" w14:textId="77777777" w:rsidR="00AA6B57" w:rsidRPr="005D6CEA" w:rsidRDefault="00AA6B57" w:rsidP="000D59A5">
      <w:pPr>
        <w:spacing w:after="0" w:line="240" w:lineRule="auto"/>
        <w:contextualSpacing/>
        <w:rPr>
          <w:rFonts w:ascii="Times New Roman" w:hAnsi="Times New Roman" w:cs="Times New Roman"/>
          <w:b/>
          <w:sz w:val="24"/>
          <w:szCs w:val="24"/>
          <w:u w:val="single"/>
        </w:rPr>
      </w:pPr>
    </w:p>
    <w:p w14:paraId="1C285C21" w14:textId="6C903B24" w:rsidR="00EB727B" w:rsidRDefault="00F80344" w:rsidP="00EB727B">
      <w:pP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 xml:space="preserve">Basic research </w:t>
      </w:r>
      <w:r w:rsidR="00EB727B">
        <w:rPr>
          <w:rFonts w:ascii="Times New Roman" w:hAnsi="Times New Roman" w:cs="Times New Roman"/>
          <w:sz w:val="24"/>
          <w:szCs w:val="24"/>
        </w:rPr>
        <w:t>–</w:t>
      </w:r>
      <w:r w:rsidR="005E581F">
        <w:rPr>
          <w:rFonts w:ascii="Times New Roman" w:hAnsi="Times New Roman" w:cs="Times New Roman"/>
          <w:sz w:val="24"/>
          <w:szCs w:val="24"/>
        </w:rPr>
        <w:t xml:space="preserve"> </w:t>
      </w:r>
      <w:r w:rsidR="00EB727B" w:rsidRPr="00EB727B">
        <w:rPr>
          <w:rFonts w:ascii="Times New Roman" w:hAnsi="Times New Roman" w:cs="Times New Roman"/>
          <w:sz w:val="24"/>
          <w:szCs w:val="24"/>
        </w:rPr>
        <w:t>systematic study directed toward fuller knowledge or understanding of the fundamental aspects of phenomena and of observable facts</w:t>
      </w:r>
      <w:r w:rsidR="00EB727B" w:rsidRPr="005D6CEA">
        <w:rPr>
          <w:rStyle w:val="FootnoteReference"/>
          <w:rFonts w:ascii="Times New Roman" w:hAnsi="Times New Roman" w:cs="Times New Roman"/>
        </w:rPr>
        <w:footnoteReference w:id="2"/>
      </w:r>
      <w:r w:rsidR="00EB727B">
        <w:rPr>
          <w:rFonts w:ascii="Times New Roman" w:hAnsi="Times New Roman" w:cs="Times New Roman"/>
          <w:sz w:val="24"/>
          <w:szCs w:val="24"/>
        </w:rPr>
        <w:t xml:space="preserve"> – </w:t>
      </w:r>
      <w:r w:rsidRPr="00344661">
        <w:rPr>
          <w:rFonts w:ascii="Times New Roman" w:hAnsi="Times New Roman" w:cs="Times New Roman"/>
          <w:sz w:val="24"/>
          <w:szCs w:val="24"/>
        </w:rPr>
        <w:t xml:space="preserve">remains a </w:t>
      </w:r>
      <w:r w:rsidR="00EB727B">
        <w:rPr>
          <w:rFonts w:ascii="Times New Roman" w:hAnsi="Times New Roman" w:cs="Times New Roman"/>
          <w:sz w:val="24"/>
          <w:szCs w:val="24"/>
        </w:rPr>
        <w:t>key</w:t>
      </w:r>
      <w:r w:rsidR="00344661">
        <w:rPr>
          <w:rFonts w:ascii="Times New Roman" w:hAnsi="Times New Roman" w:cs="Times New Roman"/>
          <w:sz w:val="24"/>
          <w:szCs w:val="24"/>
        </w:rPr>
        <w:t xml:space="preserve"> </w:t>
      </w:r>
      <w:r w:rsidRPr="00344661">
        <w:rPr>
          <w:rFonts w:ascii="Times New Roman" w:hAnsi="Times New Roman" w:cs="Times New Roman"/>
          <w:sz w:val="24"/>
          <w:szCs w:val="24"/>
        </w:rPr>
        <w:t xml:space="preserve">driver of innovation </w:t>
      </w:r>
      <w:r w:rsidR="00344661">
        <w:rPr>
          <w:rFonts w:ascii="Times New Roman" w:hAnsi="Times New Roman" w:cs="Times New Roman"/>
          <w:sz w:val="24"/>
          <w:szCs w:val="24"/>
        </w:rPr>
        <w:t>in the United States</w:t>
      </w:r>
      <w:r w:rsidRPr="00344661">
        <w:rPr>
          <w:rFonts w:ascii="Times New Roman" w:hAnsi="Times New Roman" w:cs="Times New Roman"/>
          <w:sz w:val="24"/>
          <w:szCs w:val="24"/>
        </w:rPr>
        <w:t>.</w:t>
      </w:r>
      <w:r w:rsidR="00EB727B">
        <w:rPr>
          <w:rFonts w:ascii="Times New Roman" w:hAnsi="Times New Roman" w:cs="Times New Roman"/>
          <w:sz w:val="24"/>
          <w:szCs w:val="24"/>
        </w:rPr>
        <w:t xml:space="preserve"> The </w:t>
      </w:r>
      <w:r w:rsidR="00C40496">
        <w:rPr>
          <w:rFonts w:ascii="Times New Roman" w:hAnsi="Times New Roman" w:cs="Times New Roman"/>
          <w:sz w:val="24"/>
          <w:szCs w:val="24"/>
        </w:rPr>
        <w:t>United States</w:t>
      </w:r>
      <w:r w:rsidR="00EB727B">
        <w:rPr>
          <w:rFonts w:ascii="Times New Roman" w:hAnsi="Times New Roman" w:cs="Times New Roman"/>
          <w:sz w:val="24"/>
          <w:szCs w:val="24"/>
        </w:rPr>
        <w:t xml:space="preserve"> has the w</w:t>
      </w:r>
      <w:r w:rsidR="00EB727B" w:rsidRPr="00EB727B">
        <w:rPr>
          <w:rFonts w:ascii="Times New Roman" w:hAnsi="Times New Roman" w:cs="Times New Roman"/>
          <w:sz w:val="24"/>
          <w:szCs w:val="24"/>
        </w:rPr>
        <w:t xml:space="preserve">orld’s greatest basic research enterprise </w:t>
      </w:r>
      <w:r w:rsidR="005E581F">
        <w:rPr>
          <w:rFonts w:ascii="Times New Roman" w:hAnsi="Times New Roman" w:cs="Times New Roman"/>
          <w:sz w:val="24"/>
          <w:szCs w:val="24"/>
        </w:rPr>
        <w:t>through</w:t>
      </w:r>
      <w:r w:rsidR="005E581F" w:rsidRPr="00EB727B">
        <w:rPr>
          <w:rFonts w:ascii="Times New Roman" w:hAnsi="Times New Roman" w:cs="Times New Roman"/>
          <w:sz w:val="24"/>
          <w:szCs w:val="24"/>
        </w:rPr>
        <w:t xml:space="preserve"> </w:t>
      </w:r>
      <w:r w:rsidR="00EB727B" w:rsidRPr="00EB727B">
        <w:rPr>
          <w:rFonts w:ascii="Times New Roman" w:hAnsi="Times New Roman" w:cs="Times New Roman"/>
          <w:sz w:val="24"/>
          <w:szCs w:val="24"/>
        </w:rPr>
        <w:t>our universities and national labs, and massive industries</w:t>
      </w:r>
      <w:r w:rsidR="00EB727B">
        <w:rPr>
          <w:rFonts w:ascii="Times New Roman" w:hAnsi="Times New Roman" w:cs="Times New Roman"/>
          <w:sz w:val="24"/>
          <w:szCs w:val="24"/>
        </w:rPr>
        <w:t xml:space="preserve"> are</w:t>
      </w:r>
      <w:r w:rsidR="00EB727B" w:rsidRPr="00EB727B">
        <w:rPr>
          <w:rFonts w:ascii="Times New Roman" w:hAnsi="Times New Roman" w:cs="Times New Roman"/>
          <w:sz w:val="24"/>
          <w:szCs w:val="24"/>
        </w:rPr>
        <w:t xml:space="preserve"> built on</w:t>
      </w:r>
      <w:r w:rsidR="00EB727B">
        <w:rPr>
          <w:rFonts w:ascii="Times New Roman" w:hAnsi="Times New Roman" w:cs="Times New Roman"/>
          <w:sz w:val="24"/>
          <w:szCs w:val="24"/>
        </w:rPr>
        <w:t xml:space="preserve"> these fundamental</w:t>
      </w:r>
      <w:r w:rsidR="00EB727B" w:rsidRPr="00EB727B">
        <w:rPr>
          <w:rFonts w:ascii="Times New Roman" w:hAnsi="Times New Roman" w:cs="Times New Roman"/>
          <w:sz w:val="24"/>
          <w:szCs w:val="24"/>
        </w:rPr>
        <w:t xml:space="preserve"> advances in science and technology</w:t>
      </w:r>
      <w:r w:rsidR="00EB727B">
        <w:rPr>
          <w:rFonts w:ascii="Times New Roman" w:hAnsi="Times New Roman" w:cs="Times New Roman"/>
          <w:sz w:val="24"/>
          <w:szCs w:val="24"/>
        </w:rPr>
        <w:t>.</w:t>
      </w:r>
      <w:r w:rsidRPr="00344661">
        <w:rPr>
          <w:rFonts w:ascii="Times New Roman" w:hAnsi="Times New Roman" w:cs="Times New Roman"/>
          <w:sz w:val="24"/>
          <w:szCs w:val="24"/>
        </w:rPr>
        <w:t xml:space="preserve"> </w:t>
      </w:r>
    </w:p>
    <w:p w14:paraId="1CF4D922" w14:textId="1A2A1337" w:rsidR="00EB727B" w:rsidRDefault="00EB727B" w:rsidP="00EB727B">
      <w:pPr>
        <w:spacing w:after="0" w:line="240" w:lineRule="auto"/>
        <w:contextualSpacing/>
        <w:rPr>
          <w:rFonts w:ascii="Times New Roman" w:hAnsi="Times New Roman" w:cs="Times New Roman"/>
          <w:sz w:val="24"/>
          <w:szCs w:val="24"/>
        </w:rPr>
      </w:pPr>
    </w:p>
    <w:p w14:paraId="06377D55" w14:textId="14311265" w:rsidR="00344661" w:rsidRDefault="0091003E" w:rsidP="00344661">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Basic research is a public good</w:t>
      </w:r>
      <w:r w:rsidR="00DA6D4C">
        <w:rPr>
          <w:rFonts w:ascii="Times New Roman" w:hAnsi="Times New Roman" w:cs="Times New Roman"/>
          <w:sz w:val="24"/>
          <w:szCs w:val="24"/>
        </w:rPr>
        <w:t>. Because</w:t>
      </w:r>
      <w:r w:rsidR="00D251BA">
        <w:rPr>
          <w:rFonts w:ascii="Times New Roman" w:hAnsi="Times New Roman" w:cs="Times New Roman"/>
          <w:sz w:val="24"/>
          <w:szCs w:val="24"/>
        </w:rPr>
        <w:t xml:space="preserve"> </w:t>
      </w:r>
      <w:r>
        <w:rPr>
          <w:rFonts w:ascii="Times New Roman" w:hAnsi="Times New Roman" w:cs="Times New Roman"/>
          <w:sz w:val="24"/>
          <w:szCs w:val="24"/>
        </w:rPr>
        <w:t xml:space="preserve">its benefits are hard for any one entity to fully capture, public investment is key to foundational discoveries with broad national benefits. </w:t>
      </w:r>
      <w:r w:rsidR="00AA6B57">
        <w:rPr>
          <w:rFonts w:ascii="Times New Roman" w:hAnsi="Times New Roman" w:cs="Times New Roman"/>
          <w:sz w:val="24"/>
          <w:szCs w:val="24"/>
        </w:rPr>
        <w:t>Sustaining b</w:t>
      </w:r>
      <w:r w:rsidR="00014D52">
        <w:rPr>
          <w:rFonts w:ascii="Times New Roman" w:hAnsi="Times New Roman" w:cs="Times New Roman"/>
          <w:sz w:val="24"/>
          <w:szCs w:val="24"/>
        </w:rPr>
        <w:t>asic research</w:t>
      </w:r>
      <w:r>
        <w:rPr>
          <w:rFonts w:ascii="Times New Roman" w:hAnsi="Times New Roman" w:cs="Times New Roman"/>
          <w:sz w:val="24"/>
          <w:szCs w:val="24"/>
        </w:rPr>
        <w:t xml:space="preserve"> and renewing its vibrancy is critical to </w:t>
      </w:r>
      <w:r w:rsidR="00AA6B57">
        <w:rPr>
          <w:rFonts w:ascii="Times New Roman" w:hAnsi="Times New Roman" w:cs="Times New Roman"/>
          <w:sz w:val="24"/>
          <w:szCs w:val="24"/>
        </w:rPr>
        <w:t xml:space="preserve">maintaining the nation’s broader leadership in science and technology. </w:t>
      </w:r>
    </w:p>
    <w:p w14:paraId="4BC11C61" w14:textId="77777777" w:rsidR="00F80344" w:rsidRPr="00344661" w:rsidRDefault="00F80344" w:rsidP="000D59A5">
      <w:pPr>
        <w:spacing w:after="0" w:line="240" w:lineRule="auto"/>
        <w:contextualSpacing/>
        <w:rPr>
          <w:rFonts w:ascii="Times New Roman" w:hAnsi="Times New Roman" w:cs="Times New Roman"/>
          <w:sz w:val="24"/>
          <w:szCs w:val="24"/>
        </w:rPr>
      </w:pPr>
    </w:p>
    <w:p w14:paraId="71E16D40" w14:textId="739DCDBE" w:rsidR="00F80344" w:rsidRPr="00FA71BC" w:rsidRDefault="00AF5C6F"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344661">
        <w:rPr>
          <w:rFonts w:ascii="Times New Roman" w:hAnsi="Times New Roman" w:cs="Times New Roman"/>
          <w:b/>
          <w:bCs/>
          <w:sz w:val="24"/>
          <w:szCs w:val="24"/>
        </w:rPr>
        <w:t xml:space="preserve">Basic Research – Agency Highlights </w:t>
      </w:r>
    </w:p>
    <w:p w14:paraId="5247C0BB" w14:textId="77777777" w:rsidR="00344661" w:rsidRPr="00344661" w:rsidRDefault="00344661"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063164C7" w14:textId="5F64B2D4" w:rsidR="00AF5C6F" w:rsidRPr="000D59A5" w:rsidRDefault="00950844"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i/>
          <w:iCs/>
          <w:sz w:val="24"/>
          <w:szCs w:val="24"/>
        </w:rPr>
      </w:pPr>
      <w:r>
        <w:rPr>
          <w:rFonts w:ascii="Times New Roman" w:hAnsi="Times New Roman" w:cs="Times New Roman"/>
          <w:b/>
          <w:bCs/>
          <w:i/>
          <w:iCs/>
          <w:sz w:val="24"/>
          <w:szCs w:val="24"/>
        </w:rPr>
        <w:t>National Aeronautics and Space Administration</w:t>
      </w:r>
      <w:r w:rsidR="0046080D">
        <w:rPr>
          <w:rFonts w:ascii="Times New Roman" w:hAnsi="Times New Roman" w:cs="Times New Roman"/>
          <w:b/>
          <w:bCs/>
          <w:i/>
          <w:iCs/>
          <w:sz w:val="24"/>
          <w:szCs w:val="24"/>
        </w:rPr>
        <w:t xml:space="preserve"> (NASA)</w:t>
      </w:r>
    </w:p>
    <w:p w14:paraId="074C5B56" w14:textId="45E536F9" w:rsidR="00950844" w:rsidRPr="00FA71BC" w:rsidRDefault="00950844"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950844">
        <w:rPr>
          <w:rFonts w:ascii="Times New Roman" w:hAnsi="Times New Roman" w:cs="Times New Roman"/>
          <w:sz w:val="24"/>
          <w:szCs w:val="24"/>
        </w:rPr>
        <w:t>“NASA’s enduring purpose is scientific discovery and exploration for the benefit of the United States and all of humanity, across Science, Aeronautics Research, Space Technology, Exploration Systems Development, Space Operations, and Mission Support directorates. To achieve these goals, NASA conducts basic scientific exploration enabled by observatories that view Earth from space, observe, and visit other bodies in the solar system, and gaze out into the galaxy and beyond. NASA’s science programs focus on three interdisciplinary objectives: discovering the secrets of the universe, searching for life in the solar system and beyond, and safeguarding and improving life on Earth.”</w:t>
      </w:r>
    </w:p>
    <w:p w14:paraId="151000B3" w14:textId="77777777" w:rsidR="00344661" w:rsidRDefault="00344661" w:rsidP="00344661">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4C6082BF" w14:textId="2E34AEAF" w:rsidR="00565D5F" w:rsidRPr="000D59A5" w:rsidRDefault="00AA0B4A" w:rsidP="00344661">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i/>
          <w:iCs/>
          <w:sz w:val="24"/>
          <w:szCs w:val="24"/>
        </w:rPr>
      </w:pPr>
      <w:r>
        <w:rPr>
          <w:rFonts w:ascii="Times New Roman" w:hAnsi="Times New Roman" w:cs="Times New Roman"/>
          <w:b/>
          <w:bCs/>
          <w:i/>
          <w:iCs/>
          <w:sz w:val="24"/>
          <w:szCs w:val="24"/>
        </w:rPr>
        <w:t>Department of Defense</w:t>
      </w:r>
      <w:r w:rsidR="00B00543">
        <w:rPr>
          <w:rFonts w:ascii="Times New Roman" w:hAnsi="Times New Roman" w:cs="Times New Roman"/>
          <w:b/>
          <w:bCs/>
          <w:i/>
          <w:iCs/>
          <w:sz w:val="24"/>
          <w:szCs w:val="24"/>
        </w:rPr>
        <w:t xml:space="preserve"> (DoD)</w:t>
      </w:r>
    </w:p>
    <w:p w14:paraId="3F8463D5" w14:textId="1BF57E91" w:rsidR="00F80344" w:rsidRPr="00FA71BC" w:rsidRDefault="004901E2"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Basic research programs supported through the Department of Defense probe the limits of current technologies and expand our abilities to explore future technologies </w:t>
      </w:r>
      <w:r w:rsidR="000F475B">
        <w:rPr>
          <w:rFonts w:ascii="Times New Roman" w:hAnsi="Times New Roman" w:cs="Times New Roman"/>
          <w:sz w:val="24"/>
          <w:szCs w:val="24"/>
        </w:rPr>
        <w:t>and</w:t>
      </w:r>
      <w:r>
        <w:rPr>
          <w:rFonts w:ascii="Times New Roman" w:hAnsi="Times New Roman" w:cs="Times New Roman"/>
          <w:sz w:val="24"/>
          <w:szCs w:val="24"/>
        </w:rPr>
        <w:t xml:space="preserve"> military advantage to maintain U.S. economic and military strength. These </w:t>
      </w:r>
      <w:r w:rsidR="00F80344" w:rsidRPr="00344661">
        <w:rPr>
          <w:rFonts w:ascii="Times New Roman" w:hAnsi="Times New Roman" w:cs="Times New Roman"/>
          <w:sz w:val="24"/>
          <w:szCs w:val="24"/>
        </w:rPr>
        <w:t xml:space="preserve">efforts foster a community of U.S. experts providing diverse and broad perspectives </w:t>
      </w:r>
      <w:proofErr w:type="gramStart"/>
      <w:r w:rsidR="00F80344" w:rsidRPr="00344661">
        <w:rPr>
          <w:rFonts w:ascii="Times New Roman" w:hAnsi="Times New Roman" w:cs="Times New Roman"/>
          <w:sz w:val="24"/>
          <w:szCs w:val="24"/>
        </w:rPr>
        <w:t>in order to</w:t>
      </w:r>
      <w:proofErr w:type="gramEnd"/>
      <w:r w:rsidR="00F80344" w:rsidRPr="00344661">
        <w:rPr>
          <w:rFonts w:ascii="Times New Roman" w:hAnsi="Times New Roman" w:cs="Times New Roman"/>
          <w:sz w:val="24"/>
          <w:szCs w:val="24"/>
        </w:rPr>
        <w:t xml:space="preserve"> prevent the capability surprise as well as recruiting and supporting the most creative minds to advance our science and technology capabilities. Expanding the parameters in current technologies and making new discoveries through basic research not only leads to technology advancements, but also economic and military strength. These efforts lead towards advanced technology developments in defense-related technologies or improved military functional capabilities. </w:t>
      </w:r>
    </w:p>
    <w:p w14:paraId="528347BC" w14:textId="77777777" w:rsidR="00344661" w:rsidRDefault="00344661" w:rsidP="00344661">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7305E6B6" w14:textId="5AA340F8" w:rsidR="00344661" w:rsidRPr="000D59A5" w:rsidRDefault="00344661" w:rsidP="00344661">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i/>
          <w:iCs/>
          <w:sz w:val="24"/>
          <w:szCs w:val="24"/>
        </w:rPr>
      </w:pPr>
      <w:r>
        <w:rPr>
          <w:rFonts w:ascii="Times New Roman" w:hAnsi="Times New Roman" w:cs="Times New Roman"/>
          <w:b/>
          <w:bCs/>
          <w:i/>
          <w:iCs/>
          <w:sz w:val="24"/>
          <w:szCs w:val="24"/>
        </w:rPr>
        <w:t>Department of Energy</w:t>
      </w:r>
      <w:r w:rsidR="00B00543">
        <w:rPr>
          <w:rFonts w:ascii="Times New Roman" w:hAnsi="Times New Roman" w:cs="Times New Roman"/>
          <w:b/>
          <w:bCs/>
          <w:i/>
          <w:iCs/>
          <w:sz w:val="24"/>
          <w:szCs w:val="24"/>
        </w:rPr>
        <w:t xml:space="preserve"> (DOE)</w:t>
      </w:r>
    </w:p>
    <w:p w14:paraId="16F90C08" w14:textId="6CE8760C" w:rsidR="00F80344" w:rsidRPr="00FA71BC" w:rsidRDefault="00F80344"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Transformative growth of basic and applied scientific research is one of many priorities for the Department of Energy</w:t>
      </w:r>
      <w:r w:rsidR="00FB4F5B">
        <w:rPr>
          <w:rFonts w:ascii="Times New Roman" w:hAnsi="Times New Roman" w:cs="Times New Roman"/>
          <w:sz w:val="24"/>
          <w:szCs w:val="24"/>
        </w:rPr>
        <w:t xml:space="preserve"> (DOE)</w:t>
      </w:r>
      <w:r w:rsidR="00FE2E1E">
        <w:rPr>
          <w:rFonts w:ascii="Times New Roman" w:hAnsi="Times New Roman" w:cs="Times New Roman"/>
          <w:sz w:val="24"/>
          <w:szCs w:val="24"/>
        </w:rPr>
        <w:t>.</w:t>
      </w:r>
      <w:r w:rsidR="0017173D">
        <w:rPr>
          <w:rFonts w:ascii="Times New Roman" w:hAnsi="Times New Roman" w:cs="Times New Roman"/>
          <w:sz w:val="24"/>
          <w:szCs w:val="24"/>
        </w:rPr>
        <w:t xml:space="preserve"> </w:t>
      </w:r>
      <w:r w:rsidR="00FE2E1E">
        <w:rPr>
          <w:rFonts w:ascii="Times New Roman" w:hAnsi="Times New Roman" w:cs="Times New Roman"/>
          <w:sz w:val="24"/>
          <w:szCs w:val="24"/>
        </w:rPr>
        <w:t xml:space="preserve">This </w:t>
      </w:r>
      <w:r w:rsidRPr="00344661">
        <w:rPr>
          <w:rFonts w:ascii="Times New Roman" w:hAnsi="Times New Roman" w:cs="Times New Roman"/>
          <w:sz w:val="24"/>
          <w:szCs w:val="24"/>
        </w:rPr>
        <w:t xml:space="preserve">is exemplified through </w:t>
      </w:r>
      <w:r w:rsidR="00FE2E1E">
        <w:rPr>
          <w:rFonts w:ascii="Times New Roman" w:hAnsi="Times New Roman" w:cs="Times New Roman"/>
          <w:sz w:val="24"/>
          <w:szCs w:val="24"/>
        </w:rPr>
        <w:t>its</w:t>
      </w:r>
      <w:r w:rsidR="00FE2E1E" w:rsidRPr="00344661">
        <w:rPr>
          <w:rFonts w:ascii="Times New Roman" w:hAnsi="Times New Roman" w:cs="Times New Roman"/>
          <w:sz w:val="24"/>
          <w:szCs w:val="24"/>
        </w:rPr>
        <w:t xml:space="preserve"> </w:t>
      </w:r>
      <w:r w:rsidRPr="00344661">
        <w:rPr>
          <w:rFonts w:ascii="Times New Roman" w:hAnsi="Times New Roman" w:cs="Times New Roman"/>
          <w:sz w:val="24"/>
          <w:szCs w:val="24"/>
        </w:rPr>
        <w:t xml:space="preserve">Loan Programs Office and the Advanced Research Projects Agency-Energy (ARPA-E), which funds research and the deployment of clean energy technologies as well as fosters collaboration between industry, academia, and government to create a vibrant scientific ecosystem. </w:t>
      </w:r>
      <w:r w:rsidR="00FB4F5B">
        <w:rPr>
          <w:rFonts w:ascii="Times New Roman" w:hAnsi="Times New Roman" w:cs="Times New Roman"/>
          <w:sz w:val="24"/>
          <w:szCs w:val="24"/>
        </w:rPr>
        <w:t xml:space="preserve">DOE also has </w:t>
      </w:r>
      <w:r w:rsidRPr="00344661">
        <w:rPr>
          <w:rFonts w:ascii="Times New Roman" w:hAnsi="Times New Roman" w:cs="Times New Roman"/>
          <w:sz w:val="24"/>
          <w:szCs w:val="24"/>
        </w:rPr>
        <w:t xml:space="preserve">17 National Laboratories that serve as regional engines of economic growth for states and communities across the country. Through the implementation of discovery-based basic research and use-inspired research in the physical, biological, and computational sciences, </w:t>
      </w:r>
      <w:r w:rsidR="00FB4F5B">
        <w:rPr>
          <w:rFonts w:ascii="Times New Roman" w:hAnsi="Times New Roman" w:cs="Times New Roman"/>
          <w:sz w:val="24"/>
          <w:szCs w:val="24"/>
        </w:rPr>
        <w:t>DOE</w:t>
      </w:r>
      <w:r w:rsidRPr="00344661">
        <w:rPr>
          <w:rFonts w:ascii="Times New Roman" w:hAnsi="Times New Roman" w:cs="Times New Roman"/>
          <w:sz w:val="24"/>
          <w:szCs w:val="24"/>
        </w:rPr>
        <w:t xml:space="preserve"> </w:t>
      </w:r>
      <w:proofErr w:type="gramStart"/>
      <w:r w:rsidRPr="00344661">
        <w:rPr>
          <w:rFonts w:ascii="Times New Roman" w:hAnsi="Times New Roman" w:cs="Times New Roman"/>
          <w:sz w:val="24"/>
          <w:szCs w:val="24"/>
        </w:rPr>
        <w:t>is able to</w:t>
      </w:r>
      <w:proofErr w:type="gramEnd"/>
      <w:r w:rsidRPr="00344661">
        <w:rPr>
          <w:rFonts w:ascii="Times New Roman" w:hAnsi="Times New Roman" w:cs="Times New Roman"/>
          <w:sz w:val="24"/>
          <w:szCs w:val="24"/>
        </w:rPr>
        <w:t xml:space="preserve"> address some of the </w:t>
      </w:r>
      <w:r w:rsidR="00FB4F5B" w:rsidRPr="00344661">
        <w:rPr>
          <w:rFonts w:ascii="Times New Roman" w:hAnsi="Times New Roman" w:cs="Times New Roman"/>
          <w:sz w:val="24"/>
          <w:szCs w:val="24"/>
        </w:rPr>
        <w:t>world’s</w:t>
      </w:r>
      <w:r w:rsidRPr="00344661">
        <w:rPr>
          <w:rFonts w:ascii="Times New Roman" w:hAnsi="Times New Roman" w:cs="Times New Roman"/>
          <w:sz w:val="24"/>
          <w:szCs w:val="24"/>
        </w:rPr>
        <w:t xml:space="preserve"> most pressing challenges, including but not limited to</w:t>
      </w:r>
      <w:r w:rsidR="00FB4F5B">
        <w:rPr>
          <w:rFonts w:ascii="Times New Roman" w:hAnsi="Times New Roman" w:cs="Times New Roman"/>
          <w:sz w:val="24"/>
          <w:szCs w:val="24"/>
        </w:rPr>
        <w:t>,</w:t>
      </w:r>
      <w:r w:rsidRPr="00344661">
        <w:rPr>
          <w:rFonts w:ascii="Times New Roman" w:hAnsi="Times New Roman" w:cs="Times New Roman"/>
          <w:sz w:val="24"/>
          <w:szCs w:val="24"/>
        </w:rPr>
        <w:t xml:space="preserve"> clean energy and climate, as well as maintain U.S. global leadership through foundational research in applied mathematics and computer science. </w:t>
      </w:r>
    </w:p>
    <w:p w14:paraId="33437D73" w14:textId="77777777" w:rsidR="00344661" w:rsidRDefault="00344661" w:rsidP="00344661">
      <w:pPr>
        <w:spacing w:after="0" w:line="240" w:lineRule="auto"/>
        <w:contextualSpacing/>
        <w:rPr>
          <w:rFonts w:ascii="Times New Roman" w:hAnsi="Times New Roman" w:cs="Times New Roman"/>
          <w:b/>
          <w:bCs/>
          <w:sz w:val="24"/>
          <w:szCs w:val="24"/>
          <w:u w:val="single"/>
        </w:rPr>
      </w:pPr>
    </w:p>
    <w:p w14:paraId="12EF0E94" w14:textId="77777777" w:rsidR="00344661" w:rsidRDefault="00344661" w:rsidP="00344661">
      <w:pPr>
        <w:spacing w:after="0" w:line="240" w:lineRule="auto"/>
        <w:contextualSpacing/>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APPLIED RESEARCH AND TECHNOLOGY TRANSFER </w:t>
      </w:r>
    </w:p>
    <w:p w14:paraId="699825AC" w14:textId="77777777" w:rsidR="00344661" w:rsidRDefault="00344661" w:rsidP="00344661">
      <w:pPr>
        <w:pStyle w:val="BodyText-Next"/>
        <w:spacing w:after="0" w:line="240" w:lineRule="auto"/>
        <w:ind w:firstLine="0"/>
        <w:contextualSpacing/>
      </w:pPr>
    </w:p>
    <w:p w14:paraId="1A1ADE3E" w14:textId="7439C1B2" w:rsidR="000A0E4B" w:rsidRDefault="000A0E4B" w:rsidP="000A0E4B">
      <w:pPr>
        <w:spacing w:after="0" w:line="240" w:lineRule="auto"/>
        <w:contextualSpacing/>
        <w:rPr>
          <w:rFonts w:ascii="Times New Roman" w:hAnsi="Times New Roman" w:cs="Times New Roman"/>
          <w:sz w:val="24"/>
          <w:szCs w:val="24"/>
        </w:rPr>
      </w:pPr>
      <w:r w:rsidRPr="000A0E4B">
        <w:rPr>
          <w:rFonts w:ascii="Times New Roman" w:hAnsi="Times New Roman" w:cs="Times New Roman"/>
          <w:sz w:val="24"/>
          <w:szCs w:val="24"/>
        </w:rPr>
        <w:t>Federal R</w:t>
      </w:r>
      <w:r w:rsidR="00D251BA">
        <w:rPr>
          <w:rFonts w:ascii="Times New Roman" w:hAnsi="Times New Roman" w:cs="Times New Roman"/>
          <w:sz w:val="24"/>
          <w:szCs w:val="24"/>
        </w:rPr>
        <w:t>&amp;</w:t>
      </w:r>
      <w:r w:rsidRPr="000A0E4B">
        <w:rPr>
          <w:rFonts w:ascii="Times New Roman" w:hAnsi="Times New Roman" w:cs="Times New Roman"/>
          <w:sz w:val="24"/>
          <w:szCs w:val="24"/>
        </w:rPr>
        <w:t>D</w:t>
      </w:r>
      <w:r w:rsidR="005E4D27">
        <w:rPr>
          <w:rFonts w:ascii="Times New Roman" w:hAnsi="Times New Roman" w:cs="Times New Roman"/>
          <w:sz w:val="24"/>
          <w:szCs w:val="24"/>
        </w:rPr>
        <w:t xml:space="preserve"> should</w:t>
      </w:r>
      <w:r w:rsidRPr="000A0E4B">
        <w:rPr>
          <w:rFonts w:ascii="Times New Roman" w:hAnsi="Times New Roman" w:cs="Times New Roman"/>
          <w:sz w:val="24"/>
          <w:szCs w:val="24"/>
        </w:rPr>
        <w:t xml:space="preserve"> </w:t>
      </w:r>
      <w:r w:rsidR="00AA6B57">
        <w:rPr>
          <w:rFonts w:ascii="Times New Roman" w:hAnsi="Times New Roman" w:cs="Times New Roman"/>
          <w:sz w:val="24"/>
          <w:szCs w:val="24"/>
        </w:rPr>
        <w:t>yield</w:t>
      </w:r>
      <w:r w:rsidRPr="000A0E4B">
        <w:rPr>
          <w:rFonts w:ascii="Times New Roman" w:hAnsi="Times New Roman" w:cs="Times New Roman"/>
          <w:sz w:val="24"/>
          <w:szCs w:val="24"/>
        </w:rPr>
        <w:t xml:space="preserve"> new products and services, new industries and jobs, new policies and regulations, and new standards and practices that address the greatest challenges of our time. </w:t>
      </w:r>
      <w:proofErr w:type="gramStart"/>
      <w:r w:rsidRPr="000A0E4B">
        <w:rPr>
          <w:rFonts w:ascii="Times New Roman" w:hAnsi="Times New Roman" w:cs="Times New Roman"/>
          <w:sz w:val="24"/>
          <w:szCs w:val="24"/>
        </w:rPr>
        <w:t>In order to</w:t>
      </w:r>
      <w:proofErr w:type="gramEnd"/>
      <w:r w:rsidRPr="000A0E4B">
        <w:rPr>
          <w:rFonts w:ascii="Times New Roman" w:hAnsi="Times New Roman" w:cs="Times New Roman"/>
          <w:sz w:val="24"/>
          <w:szCs w:val="24"/>
        </w:rPr>
        <w:t xml:space="preserve"> do so, </w:t>
      </w:r>
      <w:r>
        <w:rPr>
          <w:rFonts w:ascii="Times New Roman" w:hAnsi="Times New Roman" w:cs="Times New Roman"/>
          <w:sz w:val="24"/>
          <w:szCs w:val="24"/>
        </w:rPr>
        <w:t>translational research is needed to convert d</w:t>
      </w:r>
      <w:r w:rsidR="00AA6B57">
        <w:rPr>
          <w:rFonts w:ascii="Times New Roman" w:hAnsi="Times New Roman" w:cs="Times New Roman"/>
          <w:sz w:val="24"/>
          <w:szCs w:val="24"/>
        </w:rPr>
        <w:t>iscoveries into innovations that can be deployed at scale.</w:t>
      </w:r>
    </w:p>
    <w:p w14:paraId="7A46B605" w14:textId="77777777" w:rsidR="00AA6B57" w:rsidRDefault="00AA6B57" w:rsidP="000A0E4B">
      <w:pPr>
        <w:spacing w:after="0" w:line="240" w:lineRule="auto"/>
        <w:contextualSpacing/>
        <w:rPr>
          <w:rFonts w:ascii="Times New Roman" w:hAnsi="Times New Roman" w:cs="Times New Roman"/>
          <w:sz w:val="24"/>
          <w:szCs w:val="24"/>
        </w:rPr>
      </w:pPr>
    </w:p>
    <w:p w14:paraId="57334A54" w14:textId="24781671" w:rsidR="00F03453" w:rsidRDefault="000A0E4B">
      <w:pPr>
        <w:pStyle w:val="BodyText"/>
        <w:spacing w:after="0" w:line="240" w:lineRule="auto"/>
        <w:ind w:firstLine="0"/>
        <w:contextualSpacing/>
      </w:pPr>
      <w:r w:rsidRPr="00344661">
        <w:t>The U.S. government supports efforts to promote translational research through programs that catalyze partnerships</w:t>
      </w:r>
      <w:r w:rsidR="00C132ED">
        <w:t>,</w:t>
      </w:r>
      <w:r w:rsidRPr="00344661">
        <w:t xml:space="preserve"> facilitate proof-of-concep</w:t>
      </w:r>
      <w:r w:rsidR="00C132ED">
        <w:t>t, and support</w:t>
      </w:r>
      <w:r w:rsidRPr="00344661">
        <w:t xml:space="preserve"> prototyping and demonstration of commercial potential.</w:t>
      </w:r>
      <w:r w:rsidR="00C132ED">
        <w:t xml:space="preserve"> </w:t>
      </w:r>
      <w:r w:rsidR="009A2755" w:rsidRPr="00344661">
        <w:t xml:space="preserve">The </w:t>
      </w:r>
      <w:r w:rsidR="00F03453">
        <w:t>Federal government</w:t>
      </w:r>
      <w:r w:rsidR="00F03453" w:rsidRPr="00344661">
        <w:t xml:space="preserve"> </w:t>
      </w:r>
      <w:r w:rsidR="009A2755" w:rsidRPr="00344661">
        <w:t xml:space="preserve">has </w:t>
      </w:r>
      <w:r w:rsidR="00F03453">
        <w:t>taken steps to speed</w:t>
      </w:r>
      <w:r w:rsidR="009A2755" w:rsidRPr="00344661">
        <w:t xml:space="preserve"> </w:t>
      </w:r>
      <w:r w:rsidR="00F03453">
        <w:t xml:space="preserve">applied </w:t>
      </w:r>
      <w:r w:rsidR="00D251BA">
        <w:t>R&amp;D</w:t>
      </w:r>
      <w:r w:rsidR="00D636E0">
        <w:t xml:space="preserve"> </w:t>
      </w:r>
      <w:r w:rsidR="009A2755" w:rsidRPr="00344661">
        <w:t>and accelerate the technology transfer process. The Small Business Innovation Research (SBIR) and Small Business Technology Transfer (STTR) programs, technical challenges and prizes, and cost sharing programs are used by many agencies to foster transition of research from laboratory to startup companies and small enterprises</w:t>
      </w:r>
      <w:r w:rsidR="00F03453">
        <w:t xml:space="preserve"> that can bring innovations to market</w:t>
      </w:r>
      <w:r w:rsidR="009A2755" w:rsidRPr="00344661">
        <w:t xml:space="preserve">. </w:t>
      </w:r>
    </w:p>
    <w:p w14:paraId="3725AEB5" w14:textId="3BAC2CF9" w:rsidR="001013C5" w:rsidRDefault="001013C5">
      <w:pPr>
        <w:pStyle w:val="BodyText"/>
        <w:spacing w:after="0" w:line="240" w:lineRule="auto"/>
        <w:ind w:firstLine="0"/>
        <w:contextualSpacing/>
      </w:pPr>
    </w:p>
    <w:p w14:paraId="0D3BACC9" w14:textId="3AB5AC10" w:rsidR="0085060D" w:rsidRDefault="001013C5" w:rsidP="0085060D">
      <w:pPr>
        <w:spacing w:after="0" w:line="240" w:lineRule="auto"/>
        <w:contextualSpacing/>
        <w:rPr>
          <w:rFonts w:ascii="Times New Roman" w:hAnsi="Times New Roman" w:cs="Times New Roman"/>
          <w:sz w:val="24"/>
          <w:szCs w:val="24"/>
        </w:rPr>
      </w:pPr>
      <w:r w:rsidRPr="004A4098">
        <w:rPr>
          <w:rFonts w:ascii="Times New Roman" w:hAnsi="Times New Roman" w:cs="Times New Roman"/>
          <w:sz w:val="24"/>
          <w:szCs w:val="24"/>
        </w:rPr>
        <w:t xml:space="preserve">More recently, this Administration has </w:t>
      </w:r>
      <w:r w:rsidR="00886EE4" w:rsidRPr="004A4098">
        <w:rPr>
          <w:rFonts w:ascii="Times New Roman" w:hAnsi="Times New Roman" w:cs="Times New Roman"/>
          <w:sz w:val="24"/>
          <w:szCs w:val="24"/>
        </w:rPr>
        <w:t>required</w:t>
      </w:r>
      <w:r w:rsidRPr="004A4098">
        <w:rPr>
          <w:rFonts w:ascii="Times New Roman" w:hAnsi="Times New Roman" w:cs="Times New Roman"/>
          <w:sz w:val="24"/>
          <w:szCs w:val="24"/>
        </w:rPr>
        <w:t xml:space="preserve"> that federally funded inventions </w:t>
      </w:r>
      <w:r w:rsidR="003C07B6">
        <w:rPr>
          <w:rFonts w:ascii="Times New Roman" w:hAnsi="Times New Roman" w:cs="Times New Roman"/>
          <w:sz w:val="24"/>
          <w:szCs w:val="24"/>
        </w:rPr>
        <w:t>be</w:t>
      </w:r>
      <w:r w:rsidR="003C07B6" w:rsidRPr="004A4098">
        <w:rPr>
          <w:rFonts w:ascii="Times New Roman" w:hAnsi="Times New Roman" w:cs="Times New Roman"/>
          <w:sz w:val="24"/>
          <w:szCs w:val="24"/>
        </w:rPr>
        <w:t xml:space="preserve"> </w:t>
      </w:r>
      <w:r w:rsidRPr="004A4098">
        <w:rPr>
          <w:rFonts w:ascii="Times New Roman" w:hAnsi="Times New Roman" w:cs="Times New Roman"/>
          <w:sz w:val="24"/>
          <w:szCs w:val="24"/>
        </w:rPr>
        <w:t>manufactured in America</w:t>
      </w:r>
      <w:r w:rsidR="00EB46CF">
        <w:rPr>
          <w:rFonts w:ascii="Times New Roman" w:hAnsi="Times New Roman" w:cs="Times New Roman"/>
          <w:sz w:val="24"/>
          <w:szCs w:val="24"/>
        </w:rPr>
        <w:t xml:space="preserve"> whenever feasible and consistent with applicable law</w:t>
      </w:r>
      <w:r w:rsidRPr="004A4098">
        <w:rPr>
          <w:rFonts w:ascii="Times New Roman" w:hAnsi="Times New Roman" w:cs="Times New Roman"/>
          <w:sz w:val="24"/>
          <w:szCs w:val="24"/>
        </w:rPr>
        <w:t xml:space="preserve">. </w:t>
      </w:r>
      <w:r w:rsidR="00221E07">
        <w:rPr>
          <w:rFonts w:ascii="Times New Roman" w:hAnsi="Times New Roman" w:cs="Times New Roman"/>
          <w:sz w:val="24"/>
          <w:szCs w:val="24"/>
        </w:rPr>
        <w:t>O</w:t>
      </w:r>
      <w:r w:rsidRPr="004A4098">
        <w:rPr>
          <w:rFonts w:ascii="Times New Roman" w:hAnsi="Times New Roman" w:cs="Times New Roman"/>
          <w:sz w:val="24"/>
          <w:szCs w:val="24"/>
        </w:rPr>
        <w:t>n July 28, 2023, the President signed Executive Order 14104, “Federal Research and Development in Support of Domestic Manufacturing and United States Jobs</w:t>
      </w:r>
      <w:proofErr w:type="gramStart"/>
      <w:r w:rsidRPr="004A4098">
        <w:rPr>
          <w:rFonts w:ascii="Times New Roman" w:hAnsi="Times New Roman" w:cs="Times New Roman"/>
          <w:sz w:val="24"/>
          <w:szCs w:val="24"/>
        </w:rPr>
        <w:t>”</w:t>
      </w:r>
      <w:r w:rsidR="00221E07">
        <w:rPr>
          <w:rFonts w:ascii="Times New Roman" w:hAnsi="Times New Roman" w:cs="Times New Roman"/>
          <w:sz w:val="24"/>
          <w:szCs w:val="24"/>
        </w:rPr>
        <w:t xml:space="preserve"> </w:t>
      </w:r>
      <w:r w:rsidRPr="004A4098">
        <w:rPr>
          <w:rFonts w:ascii="Times New Roman" w:hAnsi="Times New Roman" w:cs="Times New Roman"/>
          <w:sz w:val="24"/>
          <w:szCs w:val="24"/>
        </w:rPr>
        <w:t>.</w:t>
      </w:r>
      <w:proofErr w:type="gramEnd"/>
      <w:r w:rsidRPr="004A4098">
        <w:rPr>
          <w:rFonts w:ascii="Times New Roman" w:hAnsi="Times New Roman" w:cs="Times New Roman"/>
          <w:sz w:val="24"/>
          <w:szCs w:val="24"/>
        </w:rPr>
        <w:t xml:space="preserve"> </w:t>
      </w:r>
      <w:r w:rsidR="00886EE4" w:rsidRPr="004A4098">
        <w:rPr>
          <w:rFonts w:ascii="Times New Roman" w:hAnsi="Times New Roman" w:cs="Times New Roman"/>
          <w:sz w:val="24"/>
          <w:szCs w:val="24"/>
        </w:rPr>
        <w:t xml:space="preserve">This Executive Order ensures that Federal taxpayer’s investments in </w:t>
      </w:r>
      <w:r w:rsidR="00D251BA">
        <w:rPr>
          <w:rFonts w:ascii="Times New Roman" w:hAnsi="Times New Roman" w:cs="Times New Roman"/>
          <w:sz w:val="24"/>
          <w:szCs w:val="24"/>
        </w:rPr>
        <w:t>R&amp;D</w:t>
      </w:r>
      <w:r w:rsidR="00886EE4" w:rsidRPr="004A4098">
        <w:rPr>
          <w:rFonts w:ascii="Times New Roman" w:hAnsi="Times New Roman" w:cs="Times New Roman"/>
          <w:sz w:val="24"/>
          <w:szCs w:val="24"/>
        </w:rPr>
        <w:t xml:space="preserve"> support the nation’s national security and economic competitiveness, domestic manufacturing capacity, and U.S. workers and communities.</w:t>
      </w:r>
    </w:p>
    <w:p w14:paraId="77B7A5A8" w14:textId="77777777" w:rsidR="004A4098" w:rsidRPr="00C90F4A" w:rsidRDefault="004A4098" w:rsidP="0085060D">
      <w:pPr>
        <w:spacing w:after="0" w:line="240" w:lineRule="auto"/>
        <w:contextualSpacing/>
        <w:rPr>
          <w:rFonts w:ascii="Times New Roman" w:hAnsi="Times New Roman" w:cs="Times New Roman"/>
          <w:sz w:val="24"/>
          <w:szCs w:val="24"/>
        </w:rPr>
      </w:pPr>
    </w:p>
    <w:p w14:paraId="45604594" w14:textId="622FC9D3" w:rsidR="0085060D" w:rsidRPr="00344661" w:rsidRDefault="0085060D" w:rsidP="0085060D">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Pr>
          <w:rFonts w:ascii="Times New Roman" w:hAnsi="Times New Roman" w:cs="Times New Roman"/>
          <w:b/>
          <w:bCs/>
          <w:sz w:val="24"/>
          <w:szCs w:val="24"/>
        </w:rPr>
        <w:t>Applied Research and Technology Transfer</w:t>
      </w:r>
      <w:r w:rsidRPr="00344661">
        <w:rPr>
          <w:rFonts w:ascii="Times New Roman" w:hAnsi="Times New Roman" w:cs="Times New Roman"/>
          <w:b/>
          <w:bCs/>
          <w:sz w:val="24"/>
          <w:szCs w:val="24"/>
        </w:rPr>
        <w:t xml:space="preserve"> – Agency Highlights </w:t>
      </w:r>
    </w:p>
    <w:p w14:paraId="195A1F33" w14:textId="77777777" w:rsidR="0085060D" w:rsidRPr="00344661" w:rsidRDefault="0085060D" w:rsidP="0085060D">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316BB89A" w14:textId="5F4FC0AF" w:rsidR="0085060D" w:rsidRPr="00FA71BC" w:rsidRDefault="0085060D" w:rsidP="00FA71B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National Science Foundation</w:t>
      </w:r>
      <w:r w:rsidR="0046080D">
        <w:rPr>
          <w:rFonts w:ascii="Times New Roman" w:hAnsi="Times New Roman" w:cs="Times New Roman"/>
          <w:b/>
          <w:bCs/>
          <w:i/>
          <w:iCs/>
          <w:sz w:val="24"/>
          <w:szCs w:val="24"/>
        </w:rPr>
        <w:t xml:space="preserve"> (NSF)</w:t>
      </w:r>
    </w:p>
    <w:p w14:paraId="476737D2" w14:textId="6696B26F" w:rsidR="0085060D" w:rsidRPr="0085060D" w:rsidRDefault="0085060D" w:rsidP="0085060D">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85060D">
        <w:rPr>
          <w:rFonts w:ascii="Times New Roman" w:hAnsi="Times New Roman" w:cs="Times New Roman"/>
          <w:sz w:val="24"/>
          <w:szCs w:val="24"/>
        </w:rPr>
        <w:t xml:space="preserve">NSF’s Directorate for Technology, Innovation and Partnerships (TIP) was established in 2022 with an explicit focus on facilitating </w:t>
      </w:r>
      <w:r w:rsidR="0046080D">
        <w:rPr>
          <w:rFonts w:ascii="Times New Roman" w:hAnsi="Times New Roman" w:cs="Times New Roman"/>
          <w:sz w:val="24"/>
          <w:szCs w:val="24"/>
        </w:rPr>
        <w:t>technology</w:t>
      </w:r>
      <w:r w:rsidR="0046080D" w:rsidRPr="0085060D">
        <w:rPr>
          <w:rFonts w:ascii="Times New Roman" w:hAnsi="Times New Roman" w:cs="Times New Roman"/>
          <w:sz w:val="24"/>
          <w:szCs w:val="24"/>
        </w:rPr>
        <w:t xml:space="preserve"> </w:t>
      </w:r>
      <w:r w:rsidRPr="0085060D">
        <w:rPr>
          <w:rFonts w:ascii="Times New Roman" w:hAnsi="Times New Roman" w:cs="Times New Roman"/>
          <w:sz w:val="24"/>
          <w:szCs w:val="24"/>
        </w:rPr>
        <w:t xml:space="preserve">transfer. TIP provides pathways for researchers, startups, small businesses, and aspiring entrepreneurs to move their ideas from the lab to society at each stage of the translation process. Key activities and programs undertaken include the NSF I-Corps, which prepares scientists and engineers to extend their focus from the laboratory to the market and has contributed to the launch of startups collectively raising $3 billion since 2012; SBIR and STTR funding to small businesses to transform discoveries into products and services, which totals over $220 million a year; and the Partnerships for Innovation Program, which offers NSF-funded researchers the opportunity to perform translational </w:t>
      </w:r>
      <w:r w:rsidR="00D251BA">
        <w:rPr>
          <w:rFonts w:ascii="Times New Roman" w:hAnsi="Times New Roman" w:cs="Times New Roman"/>
          <w:sz w:val="24"/>
          <w:szCs w:val="24"/>
        </w:rPr>
        <w:t>R&amp;D</w:t>
      </w:r>
      <w:r w:rsidRPr="0085060D">
        <w:rPr>
          <w:rFonts w:ascii="Times New Roman" w:hAnsi="Times New Roman" w:cs="Times New Roman"/>
          <w:sz w:val="24"/>
          <w:szCs w:val="24"/>
        </w:rPr>
        <w:t>.</w:t>
      </w:r>
    </w:p>
    <w:p w14:paraId="66256078" w14:textId="77777777" w:rsidR="0085060D" w:rsidRDefault="0085060D" w:rsidP="0085060D">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42F2CAB6" w14:textId="2B8F4B72" w:rsidR="0085060D" w:rsidRPr="00FA71BC" w:rsidRDefault="0085060D" w:rsidP="00FA71B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Department of Health and Human Services</w:t>
      </w:r>
      <w:r w:rsidR="0046080D">
        <w:rPr>
          <w:rFonts w:ascii="Times New Roman" w:hAnsi="Times New Roman" w:cs="Times New Roman"/>
          <w:b/>
          <w:bCs/>
          <w:i/>
          <w:iCs/>
          <w:sz w:val="24"/>
          <w:szCs w:val="24"/>
        </w:rPr>
        <w:t xml:space="preserve"> (HHS)</w:t>
      </w:r>
    </w:p>
    <w:p w14:paraId="2ABFDFAF" w14:textId="3D334698" w:rsidR="0085060D" w:rsidRDefault="0085060D" w:rsidP="0085060D">
      <w:pPr>
        <w:pBdr>
          <w:top w:val="single" w:sz="4" w:space="1" w:color="auto"/>
          <w:left w:val="single" w:sz="4" w:space="4" w:color="auto"/>
          <w:bottom w:val="single" w:sz="4" w:space="1" w:color="auto"/>
          <w:right w:val="single" w:sz="4" w:space="4" w:color="auto"/>
        </w:pBdr>
        <w:spacing w:after="0" w:line="240" w:lineRule="auto"/>
        <w:contextualSpacing/>
        <w:rPr>
          <w:ins w:id="10" w:author="Wynne, Marc A." w:date="2024-01-08T10:05:00Z"/>
          <w:rFonts w:ascii="Times New Roman" w:hAnsi="Times New Roman" w:cs="Times New Roman"/>
          <w:sz w:val="24"/>
          <w:szCs w:val="24"/>
        </w:rPr>
      </w:pPr>
      <w:r w:rsidRPr="0085060D">
        <w:rPr>
          <w:rFonts w:ascii="Times New Roman" w:hAnsi="Times New Roman" w:cs="Times New Roman"/>
          <w:sz w:val="24"/>
          <w:szCs w:val="24"/>
        </w:rPr>
        <w:t xml:space="preserve">HHS supports </w:t>
      </w:r>
      <w:proofErr w:type="gramStart"/>
      <w:r w:rsidRPr="0085060D">
        <w:rPr>
          <w:rFonts w:ascii="Times New Roman" w:hAnsi="Times New Roman" w:cs="Times New Roman"/>
          <w:sz w:val="24"/>
          <w:szCs w:val="24"/>
        </w:rPr>
        <w:t>a number of</w:t>
      </w:r>
      <w:proofErr w:type="gramEnd"/>
      <w:r w:rsidRPr="0085060D">
        <w:rPr>
          <w:rFonts w:ascii="Times New Roman" w:hAnsi="Times New Roman" w:cs="Times New Roman"/>
          <w:sz w:val="24"/>
          <w:szCs w:val="24"/>
        </w:rPr>
        <w:t xml:space="preserve"> efforts to translate medical research into treatments and medical products for patients. ARPA-H’s nationwide health innovation network, ARPANET-H, will reach all 50 states and several territories, ensuring that ARPA-H programs will reach relevant geographies, and diverse populations. NIH’s Clinical and Translational Science Awards (CTSA) Program</w:t>
      </w:r>
      <w:r w:rsidRPr="0085060D">
        <w:rPr>
          <w:rFonts w:ascii="Times New Roman" w:hAnsi="Times New Roman" w:cs="Times New Roman"/>
          <w:b/>
          <w:bCs/>
          <w:sz w:val="24"/>
          <w:szCs w:val="24"/>
        </w:rPr>
        <w:t xml:space="preserve"> </w:t>
      </w:r>
      <w:r w:rsidRPr="0085060D">
        <w:rPr>
          <w:rFonts w:ascii="Times New Roman" w:hAnsi="Times New Roman" w:cs="Times New Roman"/>
          <w:sz w:val="24"/>
          <w:szCs w:val="24"/>
        </w:rPr>
        <w:t xml:space="preserve">supports a national network of medical research hubs that work together to improve the translational research process to </w:t>
      </w:r>
      <w:r w:rsidR="00B77BFE">
        <w:rPr>
          <w:rFonts w:ascii="Times New Roman" w:hAnsi="Times New Roman" w:cs="Times New Roman"/>
          <w:sz w:val="24"/>
          <w:szCs w:val="24"/>
        </w:rPr>
        <w:t>link</w:t>
      </w:r>
      <w:r w:rsidR="00B77BFE" w:rsidRPr="0085060D">
        <w:rPr>
          <w:rFonts w:ascii="Times New Roman" w:hAnsi="Times New Roman" w:cs="Times New Roman"/>
          <w:sz w:val="24"/>
          <w:szCs w:val="24"/>
        </w:rPr>
        <w:t xml:space="preserve"> </w:t>
      </w:r>
      <w:r w:rsidRPr="0085060D">
        <w:rPr>
          <w:rFonts w:ascii="Times New Roman" w:hAnsi="Times New Roman" w:cs="Times New Roman"/>
          <w:sz w:val="24"/>
          <w:szCs w:val="24"/>
        </w:rPr>
        <w:t xml:space="preserve">more treatments to more patients </w:t>
      </w:r>
      <w:r w:rsidR="00B77BFE">
        <w:rPr>
          <w:rFonts w:ascii="Times New Roman" w:hAnsi="Times New Roman" w:cs="Times New Roman"/>
          <w:sz w:val="24"/>
          <w:szCs w:val="24"/>
        </w:rPr>
        <w:t>quicker</w:t>
      </w:r>
      <w:r w:rsidRPr="0085060D">
        <w:rPr>
          <w:rFonts w:ascii="Times New Roman" w:hAnsi="Times New Roman" w:cs="Times New Roman"/>
          <w:sz w:val="24"/>
          <w:szCs w:val="24"/>
        </w:rPr>
        <w:t>. The NIH Proof of Concept Network</w:t>
      </w:r>
      <w:r w:rsidRPr="0085060D">
        <w:rPr>
          <w:rFonts w:ascii="Times New Roman" w:hAnsi="Times New Roman" w:cs="Times New Roman"/>
          <w:b/>
          <w:bCs/>
          <w:sz w:val="24"/>
          <w:szCs w:val="24"/>
        </w:rPr>
        <w:t xml:space="preserve"> </w:t>
      </w:r>
      <w:r w:rsidRPr="0085060D">
        <w:rPr>
          <w:rFonts w:ascii="Times New Roman" w:hAnsi="Times New Roman" w:cs="Times New Roman"/>
          <w:sz w:val="24"/>
          <w:szCs w:val="24"/>
        </w:rPr>
        <w:t xml:space="preserve">supports academic innovators across more than 100 universities in translation and training a diverse biomedical workforce that is globally competitive in technology development and entrepreneurship. </w:t>
      </w:r>
    </w:p>
    <w:p w14:paraId="73281CD7" w14:textId="1B6FDA61" w:rsidR="00B51CB2" w:rsidRDefault="00B51CB2" w:rsidP="0085060D">
      <w:pPr>
        <w:pBdr>
          <w:top w:val="single" w:sz="4" w:space="1" w:color="auto"/>
          <w:left w:val="single" w:sz="4" w:space="4" w:color="auto"/>
          <w:bottom w:val="single" w:sz="4" w:space="1" w:color="auto"/>
          <w:right w:val="single" w:sz="4" w:space="4" w:color="auto"/>
        </w:pBdr>
        <w:spacing w:after="0" w:line="240" w:lineRule="auto"/>
        <w:contextualSpacing/>
        <w:rPr>
          <w:ins w:id="11" w:author="Wynne, Marc A." w:date="2024-01-08T10:05:00Z"/>
          <w:rFonts w:ascii="Times New Roman" w:hAnsi="Times New Roman" w:cs="Times New Roman"/>
          <w:sz w:val="24"/>
          <w:szCs w:val="24"/>
        </w:rPr>
      </w:pPr>
    </w:p>
    <w:p w14:paraId="2D196FD7" w14:textId="182C721B" w:rsidR="00B51CB2" w:rsidRDefault="00B51CB2" w:rsidP="0085060D">
      <w:pPr>
        <w:pBdr>
          <w:top w:val="single" w:sz="4" w:space="1" w:color="auto"/>
          <w:left w:val="single" w:sz="4" w:space="4" w:color="auto"/>
          <w:bottom w:val="single" w:sz="4" w:space="1" w:color="auto"/>
          <w:right w:val="single" w:sz="4" w:space="4" w:color="auto"/>
        </w:pBdr>
        <w:spacing w:after="0" w:line="240" w:lineRule="auto"/>
        <w:contextualSpacing/>
        <w:rPr>
          <w:ins w:id="12" w:author="Wynne, Marc A." w:date="2024-01-08T10:05:00Z"/>
          <w:rFonts w:ascii="Times New Roman" w:hAnsi="Times New Roman" w:cs="Times New Roman"/>
          <w:b/>
          <w:bCs/>
          <w:i/>
          <w:iCs/>
          <w:sz w:val="24"/>
          <w:szCs w:val="24"/>
        </w:rPr>
      </w:pPr>
      <w:commentRangeStart w:id="13"/>
      <w:ins w:id="14" w:author="Wynne, Marc A." w:date="2024-01-08T10:05:00Z">
        <w:r w:rsidRPr="00B51CB2">
          <w:rPr>
            <w:rFonts w:ascii="Times New Roman" w:hAnsi="Times New Roman" w:cs="Times New Roman"/>
            <w:b/>
            <w:bCs/>
            <w:i/>
            <w:iCs/>
            <w:sz w:val="24"/>
            <w:szCs w:val="24"/>
          </w:rPr>
          <w:t>Department of Veterans’ Affairs</w:t>
        </w:r>
      </w:ins>
      <w:ins w:id="15" w:author="Wynne, Marc A." w:date="2024-01-09T10:06:00Z">
        <w:r w:rsidR="008E4B7E">
          <w:rPr>
            <w:rFonts w:ascii="Times New Roman" w:hAnsi="Times New Roman" w:cs="Times New Roman"/>
            <w:b/>
            <w:bCs/>
            <w:i/>
            <w:iCs/>
            <w:sz w:val="24"/>
            <w:szCs w:val="24"/>
          </w:rPr>
          <w:t xml:space="preserve"> (VA)</w:t>
        </w:r>
      </w:ins>
      <w:commentRangeEnd w:id="13"/>
      <w:ins w:id="16" w:author="Wynne, Marc A." w:date="2024-01-09T10:14:00Z">
        <w:r w:rsidR="00485884">
          <w:rPr>
            <w:rStyle w:val="CommentReference"/>
            <w:rFonts w:ascii="Arial" w:eastAsia="Times New Roman" w:hAnsi="Arial"/>
          </w:rPr>
          <w:commentReference w:id="13"/>
        </w:r>
      </w:ins>
    </w:p>
    <w:p w14:paraId="67BE899D" w14:textId="05E8ECAF" w:rsidR="002664BC" w:rsidRPr="002664BC" w:rsidRDefault="002664BC" w:rsidP="002664BC">
      <w:pPr>
        <w:pBdr>
          <w:top w:val="single" w:sz="4" w:space="1" w:color="auto"/>
          <w:left w:val="single" w:sz="4" w:space="4" w:color="auto"/>
          <w:bottom w:val="single" w:sz="4" w:space="1" w:color="auto"/>
          <w:right w:val="single" w:sz="4" w:space="4" w:color="auto"/>
        </w:pBdr>
        <w:spacing w:after="0" w:line="240" w:lineRule="auto"/>
        <w:contextualSpacing/>
        <w:rPr>
          <w:ins w:id="17" w:author="Wynne, Marc A." w:date="2024-01-08T10:05:00Z"/>
          <w:rFonts w:ascii="Times New Roman" w:hAnsi="Times New Roman" w:cs="Times New Roman"/>
          <w:sz w:val="24"/>
          <w:szCs w:val="24"/>
        </w:rPr>
      </w:pPr>
      <w:ins w:id="18" w:author="Wynne, Marc A." w:date="2024-01-08T10:05:00Z">
        <w:r w:rsidRPr="002664BC">
          <w:rPr>
            <w:rFonts w:ascii="Times New Roman" w:hAnsi="Times New Roman" w:cs="Times New Roman"/>
            <w:sz w:val="24"/>
            <w:szCs w:val="24"/>
          </w:rPr>
          <w:t xml:space="preserve">VA invests considerable resources to expediently transfer VA-developed technologies from the laboratory to bedside of our nations Veterans. The VA Technology Transfer Program (TTP) supports two groundbreaking initiatives, TTAP (Technology Transfer Assistance Program) and BRAVE (Bringing Research Advancements for Veterans to Everyone) to specifically fund development projects to bridge the gap from research to commercialization. Moreover, because most of its </w:t>
        </w:r>
      </w:ins>
      <w:ins w:id="19" w:author="Wynne, Marc A." w:date="2024-01-09T09:24:00Z">
        <w:r w:rsidR="00271760">
          <w:rPr>
            <w:rFonts w:ascii="Times New Roman" w:hAnsi="Times New Roman" w:cs="Times New Roman"/>
            <w:sz w:val="24"/>
            <w:szCs w:val="24"/>
          </w:rPr>
          <w:t>8,000</w:t>
        </w:r>
      </w:ins>
      <w:ins w:id="20" w:author="Wynne, Marc A." w:date="2024-01-08T10:05:00Z">
        <w:r w:rsidRPr="002664BC">
          <w:rPr>
            <w:rFonts w:ascii="Times New Roman" w:hAnsi="Times New Roman" w:cs="Times New Roman"/>
            <w:sz w:val="24"/>
            <w:szCs w:val="24"/>
          </w:rPr>
          <w:t xml:space="preserve"> VA researchers hold academic appointments, TTP also manages Invention Management Agreements with hundreds of US Universities to facilitate the coordinated commercialization of joint inventions. TTP also works closely with TechLink, a national partnership intermediary, to identify private sector collaborators and commercial partnerships. Presently 724 VA technologies </w:t>
        </w:r>
      </w:ins>
      <w:ins w:id="21" w:author="Wynne, Marc A." w:date="2024-01-08T16:25:00Z">
        <w:r w:rsidR="000E064F">
          <w:rPr>
            <w:rFonts w:ascii="Times New Roman" w:hAnsi="Times New Roman" w:cs="Times New Roman"/>
            <w:sz w:val="24"/>
            <w:szCs w:val="24"/>
          </w:rPr>
          <w:t xml:space="preserve">are </w:t>
        </w:r>
      </w:ins>
      <w:ins w:id="22" w:author="Wynne, Marc A." w:date="2024-01-08T10:05:00Z">
        <w:r w:rsidRPr="002664BC">
          <w:rPr>
            <w:rFonts w:ascii="Times New Roman" w:hAnsi="Times New Roman" w:cs="Times New Roman"/>
            <w:sz w:val="24"/>
            <w:szCs w:val="24"/>
          </w:rPr>
          <w:t>available for licensing through TechLink.</w:t>
        </w:r>
      </w:ins>
    </w:p>
    <w:p w14:paraId="7D8F704D" w14:textId="2672C372" w:rsidR="00B51CB2" w:rsidRPr="00B51CB2" w:rsidDel="002664BC" w:rsidRDefault="00B51CB2" w:rsidP="0085060D">
      <w:pPr>
        <w:pBdr>
          <w:top w:val="single" w:sz="4" w:space="1" w:color="auto"/>
          <w:left w:val="single" w:sz="4" w:space="4" w:color="auto"/>
          <w:bottom w:val="single" w:sz="4" w:space="1" w:color="auto"/>
          <w:right w:val="single" w:sz="4" w:space="4" w:color="auto"/>
        </w:pBdr>
        <w:spacing w:after="0" w:line="240" w:lineRule="auto"/>
        <w:contextualSpacing/>
        <w:rPr>
          <w:del w:id="23" w:author="Wynne, Marc A." w:date="2024-01-08T10:05:00Z"/>
          <w:rFonts w:ascii="Times New Roman" w:hAnsi="Times New Roman" w:cs="Times New Roman"/>
          <w:sz w:val="24"/>
          <w:szCs w:val="24"/>
        </w:rPr>
      </w:pPr>
    </w:p>
    <w:p w14:paraId="75466CF9" w14:textId="77777777" w:rsidR="0085060D" w:rsidRDefault="0085060D" w:rsidP="0085060D">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29CF786E" w14:textId="54CB19DE" w:rsidR="0085060D" w:rsidRPr="00FA71BC" w:rsidRDefault="0085060D" w:rsidP="00FA71B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National Institute of Standards and Technology</w:t>
      </w:r>
      <w:r w:rsidR="0046080D">
        <w:rPr>
          <w:rFonts w:ascii="Times New Roman" w:hAnsi="Times New Roman" w:cs="Times New Roman"/>
          <w:b/>
          <w:bCs/>
          <w:i/>
          <w:iCs/>
          <w:sz w:val="24"/>
          <w:szCs w:val="24"/>
        </w:rPr>
        <w:t xml:space="preserve"> (NIST)</w:t>
      </w:r>
    </w:p>
    <w:p w14:paraId="545A0978" w14:textId="2FA07DCB" w:rsidR="0085060D" w:rsidRPr="00FA71BC" w:rsidRDefault="0085060D"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0D59A5">
        <w:rPr>
          <w:rFonts w:ascii="Times New Roman" w:hAnsi="Times New Roman" w:cs="Times New Roman"/>
          <w:sz w:val="24"/>
          <w:szCs w:val="24"/>
        </w:rPr>
        <w:t>NIST’s laboratory programs and industry services play a key role in U.S. innovation and industrial competitiveness. NIST aims to build and support awareness of technology transfer mechanisms best suited to realize technology development and deployment, and its Technology Partnerships Office (TPO)</w:t>
      </w:r>
      <w:r w:rsidR="00B00543">
        <w:rPr>
          <w:rFonts w:ascii="Times New Roman" w:hAnsi="Times New Roman" w:cs="Times New Roman"/>
          <w:sz w:val="24"/>
          <w:szCs w:val="24"/>
        </w:rPr>
        <w:t>:</w:t>
      </w:r>
      <w:r w:rsidRPr="000D59A5">
        <w:rPr>
          <w:rFonts w:ascii="Times New Roman" w:hAnsi="Times New Roman" w:cs="Times New Roman"/>
          <w:sz w:val="24"/>
          <w:szCs w:val="24"/>
        </w:rPr>
        <w:t xml:space="preserve"> structures collaborative relationships between NIST researchers and regional, national, and global partners; fosters entrepreneurship and small business growth; and provides economic analysis to support the process. The Manufacturing USA Institutes are a key catalyst for spurring applied research. In FY22, the institutes worked with more than 2,500 member organizations on more than 670 applied </w:t>
      </w:r>
      <w:r w:rsidR="00D251BA">
        <w:rPr>
          <w:rFonts w:ascii="Times New Roman" w:hAnsi="Times New Roman" w:cs="Times New Roman"/>
          <w:sz w:val="24"/>
          <w:szCs w:val="24"/>
        </w:rPr>
        <w:t>R&amp;D</w:t>
      </w:r>
      <w:r w:rsidRPr="000D59A5">
        <w:rPr>
          <w:rFonts w:ascii="Times New Roman" w:hAnsi="Times New Roman" w:cs="Times New Roman"/>
          <w:sz w:val="24"/>
          <w:szCs w:val="24"/>
        </w:rPr>
        <w:t xml:space="preserve"> technology projects of high priority to industry. </w:t>
      </w:r>
    </w:p>
    <w:p w14:paraId="7566D0B6" w14:textId="3E3C93AE" w:rsidR="00560C84" w:rsidRPr="0076603B" w:rsidRDefault="00560C84">
      <w:pPr>
        <w:spacing w:after="0" w:line="240" w:lineRule="auto"/>
        <w:contextualSpacing/>
        <w:rPr>
          <w:rFonts w:ascii="Times New Roman" w:hAnsi="Times New Roman" w:cs="Times New Roman"/>
          <w:sz w:val="24"/>
          <w:szCs w:val="24"/>
        </w:rPr>
      </w:pPr>
    </w:p>
    <w:p w14:paraId="2B5244DC" w14:textId="5B92C332" w:rsidR="00560C84" w:rsidRDefault="00560C84">
      <w:pPr>
        <w:spacing w:after="0" w:line="240" w:lineRule="auto"/>
        <w:contextualSpacing/>
        <w:rPr>
          <w:rFonts w:ascii="Times New Roman" w:hAnsi="Times New Roman" w:cs="Times New Roman"/>
          <w:b/>
          <w:bCs/>
          <w:sz w:val="24"/>
          <w:szCs w:val="24"/>
          <w:u w:val="single"/>
        </w:rPr>
      </w:pPr>
      <w:r w:rsidRPr="00FA71BC">
        <w:rPr>
          <w:rFonts w:ascii="Times New Roman" w:hAnsi="Times New Roman" w:cs="Times New Roman"/>
          <w:b/>
          <w:sz w:val="24"/>
          <w:szCs w:val="24"/>
          <w:u w:val="single"/>
        </w:rPr>
        <w:t>Climate</w:t>
      </w:r>
      <w:r w:rsidR="00286F40">
        <w:rPr>
          <w:rFonts w:ascii="Times New Roman" w:hAnsi="Times New Roman" w:cs="Times New Roman"/>
          <w:b/>
          <w:bCs/>
          <w:sz w:val="24"/>
          <w:szCs w:val="24"/>
          <w:u w:val="single"/>
        </w:rPr>
        <w:t xml:space="preserve">, </w:t>
      </w:r>
      <w:r w:rsidRPr="00FA71BC">
        <w:rPr>
          <w:rFonts w:ascii="Times New Roman" w:hAnsi="Times New Roman" w:cs="Times New Roman"/>
          <w:b/>
          <w:sz w:val="24"/>
          <w:szCs w:val="24"/>
          <w:u w:val="single"/>
        </w:rPr>
        <w:t>Environment</w:t>
      </w:r>
      <w:r w:rsidR="00286F40">
        <w:rPr>
          <w:rFonts w:ascii="Times New Roman" w:hAnsi="Times New Roman" w:cs="Times New Roman"/>
          <w:b/>
          <w:bCs/>
          <w:sz w:val="24"/>
          <w:szCs w:val="24"/>
          <w:u w:val="single"/>
        </w:rPr>
        <w:t xml:space="preserve"> and Disaster Preparedness</w:t>
      </w:r>
    </w:p>
    <w:p w14:paraId="28574389" w14:textId="77777777" w:rsidR="00AA6B57" w:rsidRPr="005D6CEA" w:rsidRDefault="00AA6B57">
      <w:pPr>
        <w:spacing w:after="0" w:line="240" w:lineRule="auto"/>
        <w:contextualSpacing/>
        <w:rPr>
          <w:rFonts w:ascii="Times New Roman" w:hAnsi="Times New Roman" w:cs="Times New Roman"/>
          <w:b/>
          <w:bCs/>
          <w:sz w:val="24"/>
          <w:szCs w:val="24"/>
          <w:u w:val="single"/>
        </w:rPr>
      </w:pPr>
    </w:p>
    <w:p w14:paraId="6B7E2D87" w14:textId="51929C8B" w:rsidR="00AA6B57" w:rsidRDefault="00560C84">
      <w:pPr>
        <w:spacing w:after="0" w:line="240" w:lineRule="auto"/>
        <w:contextualSpacing/>
        <w:rPr>
          <w:rFonts w:ascii="Times New Roman" w:hAnsi="Times New Roman" w:cs="Times New Roman"/>
          <w:sz w:val="24"/>
          <w:szCs w:val="24"/>
        </w:rPr>
      </w:pPr>
      <w:r w:rsidRPr="000D59A5">
        <w:rPr>
          <w:rFonts w:ascii="Times New Roman" w:hAnsi="Times New Roman" w:cs="Times New Roman"/>
          <w:sz w:val="24"/>
          <w:szCs w:val="24"/>
        </w:rPr>
        <w:t>The United States and the world face a profound climate crisis.</w:t>
      </w:r>
      <w:r w:rsidR="003904AB">
        <w:rPr>
          <w:rFonts w:ascii="Times New Roman" w:hAnsi="Times New Roman" w:cs="Times New Roman"/>
          <w:sz w:val="24"/>
          <w:szCs w:val="24"/>
        </w:rPr>
        <w:t xml:space="preserve"> In the face of the mounting impacts, the need to mitigate, manage, and adapt to a changing climate has taken on increasing urgency. Science and technology will play a key role in confront</w:t>
      </w:r>
      <w:r w:rsidR="00BF6E96">
        <w:rPr>
          <w:rFonts w:ascii="Times New Roman" w:hAnsi="Times New Roman" w:cs="Times New Roman"/>
          <w:sz w:val="24"/>
          <w:szCs w:val="24"/>
        </w:rPr>
        <w:t>ing</w:t>
      </w:r>
      <w:r w:rsidR="003904AB">
        <w:rPr>
          <w:rFonts w:ascii="Times New Roman" w:hAnsi="Times New Roman" w:cs="Times New Roman"/>
          <w:sz w:val="24"/>
          <w:szCs w:val="24"/>
        </w:rPr>
        <w:t xml:space="preserve"> this challenge, from</w:t>
      </w:r>
      <w:r w:rsidR="00BF6E96">
        <w:rPr>
          <w:rFonts w:ascii="Times New Roman" w:hAnsi="Times New Roman" w:cs="Times New Roman"/>
          <w:sz w:val="24"/>
          <w:szCs w:val="24"/>
        </w:rPr>
        <w:t xml:space="preserve"> improving our understanding of the ways in which the climate is changing to developing new technologies that will enable the transition to a clean energy economy.</w:t>
      </w:r>
    </w:p>
    <w:p w14:paraId="03B7AA22" w14:textId="77777777" w:rsidR="00AA6B57" w:rsidRDefault="00AA6B57">
      <w:pPr>
        <w:spacing w:after="0" w:line="240" w:lineRule="auto"/>
        <w:contextualSpacing/>
        <w:rPr>
          <w:rFonts w:ascii="Times New Roman" w:hAnsi="Times New Roman" w:cs="Times New Roman"/>
          <w:sz w:val="24"/>
          <w:szCs w:val="24"/>
        </w:rPr>
      </w:pPr>
    </w:p>
    <w:p w14:paraId="26918A1D" w14:textId="485B11A6" w:rsidR="00BE47E6" w:rsidRPr="003F6A88" w:rsidRDefault="00286F40" w:rsidP="00BE47E6">
      <w:pPr>
        <w:pStyle w:val="BodyText"/>
        <w:spacing w:after="0" w:line="240" w:lineRule="auto"/>
        <w:ind w:firstLine="0"/>
        <w:contextualSpacing/>
        <w:rPr>
          <w:b/>
          <w:bCs/>
        </w:rPr>
      </w:pPr>
      <w:r w:rsidRPr="00286F40">
        <w:t xml:space="preserve">As the climate changes, natural disaster events are becoming more frequent and more dangerous, highlighting the need for innovative solutions to </w:t>
      </w:r>
      <w:r w:rsidR="00BF6E96">
        <w:t>improve the resilience of vulnerable communities</w:t>
      </w:r>
      <w:r>
        <w:t xml:space="preserve">. </w:t>
      </w:r>
      <w:r w:rsidR="00BF6E96">
        <w:t>Scientific</w:t>
      </w:r>
      <w:r w:rsidR="00AA6B57" w:rsidRPr="00AA6B57">
        <w:t xml:space="preserve"> research on the causes and dynamics of natural disasters,</w:t>
      </w:r>
      <w:r w:rsidR="00BF6E96">
        <w:t xml:space="preserve"> </w:t>
      </w:r>
      <w:r w:rsidR="00BF6E96" w:rsidRPr="00AA6B57">
        <w:t>hazard monitoring</w:t>
      </w:r>
      <w:r w:rsidR="00BF6E96">
        <w:t>,</w:t>
      </w:r>
      <w:r w:rsidR="00AA6B57" w:rsidRPr="00AA6B57">
        <w:t xml:space="preserve"> and </w:t>
      </w:r>
      <w:r w:rsidR="00BF6E96">
        <w:t>technologies to support disaster response will all play a role in mitigating the worst impacts of natural disasters.</w:t>
      </w:r>
    </w:p>
    <w:p w14:paraId="386C4A56" w14:textId="77777777" w:rsidR="00BE47E6" w:rsidRPr="00344661" w:rsidRDefault="00BE47E6" w:rsidP="00BE47E6">
      <w:pPr>
        <w:spacing w:after="0" w:line="240" w:lineRule="auto"/>
        <w:contextualSpacing/>
        <w:rPr>
          <w:rFonts w:ascii="Times New Roman" w:hAnsi="Times New Roman" w:cs="Times New Roman"/>
          <w:sz w:val="24"/>
          <w:szCs w:val="24"/>
        </w:rPr>
      </w:pPr>
    </w:p>
    <w:p w14:paraId="2D6C89E1" w14:textId="4984BE3A" w:rsidR="00BE47E6" w:rsidRPr="00344661" w:rsidRDefault="00663E2C"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Pr>
          <w:rFonts w:ascii="Times New Roman" w:hAnsi="Times New Roman" w:cs="Times New Roman"/>
          <w:b/>
          <w:bCs/>
          <w:sz w:val="24"/>
          <w:szCs w:val="24"/>
        </w:rPr>
        <w:t>Climate, Environment and Disaster Preparedness</w:t>
      </w:r>
      <w:r w:rsidR="00BE47E6" w:rsidRPr="00344661">
        <w:rPr>
          <w:rFonts w:ascii="Times New Roman" w:hAnsi="Times New Roman" w:cs="Times New Roman"/>
          <w:b/>
          <w:bCs/>
          <w:sz w:val="24"/>
          <w:szCs w:val="24"/>
        </w:rPr>
        <w:t xml:space="preserve"> – Agency Highlights </w:t>
      </w:r>
    </w:p>
    <w:p w14:paraId="37F23EE7" w14:textId="77777777" w:rsidR="00BE47E6" w:rsidRPr="00344661" w:rsidRDefault="00BE47E6"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6363E64D" w14:textId="37AA78E5" w:rsidR="00BE47E6" w:rsidRPr="00FA71BC" w:rsidRDefault="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Department of Health and Human Services</w:t>
      </w:r>
      <w:r w:rsidR="00B00543">
        <w:rPr>
          <w:rFonts w:ascii="Times New Roman" w:hAnsi="Times New Roman" w:cs="Times New Roman"/>
          <w:b/>
          <w:bCs/>
          <w:i/>
          <w:iCs/>
          <w:sz w:val="24"/>
          <w:szCs w:val="24"/>
        </w:rPr>
        <w:t xml:space="preserve"> (HHS)</w:t>
      </w:r>
    </w:p>
    <w:p w14:paraId="0A8715A2" w14:textId="5A8A273A" w:rsidR="00BE47E6" w:rsidRDefault="00BE47E6"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CD318F">
        <w:rPr>
          <w:rFonts w:ascii="Times New Roman" w:hAnsi="Times New Roman" w:cs="Times New Roman"/>
          <w:sz w:val="24"/>
          <w:szCs w:val="24"/>
        </w:rPr>
        <w:t xml:space="preserve">Since national disasters </w:t>
      </w:r>
      <w:r w:rsidR="00286F40">
        <w:rPr>
          <w:rFonts w:ascii="Times New Roman" w:hAnsi="Times New Roman" w:cs="Times New Roman"/>
          <w:sz w:val="24"/>
          <w:szCs w:val="24"/>
        </w:rPr>
        <w:t>and climate events</w:t>
      </w:r>
      <w:r w:rsidRPr="00CD318F">
        <w:rPr>
          <w:rFonts w:ascii="Times New Roman" w:hAnsi="Times New Roman" w:cs="Times New Roman"/>
          <w:sz w:val="24"/>
          <w:szCs w:val="24"/>
        </w:rPr>
        <w:t xml:space="preserve"> often have significant impacts on public health, HHS prioritizes contributions to disaster preparedness </w:t>
      </w:r>
      <w:r w:rsidR="00D251BA">
        <w:rPr>
          <w:rFonts w:ascii="Times New Roman" w:hAnsi="Times New Roman" w:cs="Times New Roman"/>
          <w:sz w:val="24"/>
          <w:szCs w:val="24"/>
        </w:rPr>
        <w:t>R&amp;D</w:t>
      </w:r>
      <w:r w:rsidRPr="00CD318F">
        <w:rPr>
          <w:rFonts w:ascii="Times New Roman" w:hAnsi="Times New Roman" w:cs="Times New Roman"/>
          <w:sz w:val="24"/>
          <w:szCs w:val="24"/>
        </w:rPr>
        <w:t xml:space="preserve"> through </w:t>
      </w:r>
      <w:proofErr w:type="gramStart"/>
      <w:r w:rsidRPr="00CD318F">
        <w:rPr>
          <w:rFonts w:ascii="Times New Roman" w:hAnsi="Times New Roman" w:cs="Times New Roman"/>
          <w:sz w:val="24"/>
          <w:szCs w:val="24"/>
        </w:rPr>
        <w:t>a number of</w:t>
      </w:r>
      <w:proofErr w:type="gramEnd"/>
      <w:r w:rsidRPr="00CD318F">
        <w:rPr>
          <w:rFonts w:ascii="Times New Roman" w:hAnsi="Times New Roman" w:cs="Times New Roman"/>
          <w:sz w:val="24"/>
          <w:szCs w:val="24"/>
        </w:rPr>
        <w:t xml:space="preserve"> critical programs situated largely within FDA and BARDA. These agencies aim to advance departmental disaster preparedness efforts through private </w:t>
      </w:r>
      <w:r w:rsidR="00D251BA">
        <w:rPr>
          <w:rFonts w:ascii="Times New Roman" w:hAnsi="Times New Roman" w:cs="Times New Roman"/>
          <w:sz w:val="24"/>
          <w:szCs w:val="24"/>
        </w:rPr>
        <w:t>R&amp;D</w:t>
      </w:r>
      <w:r w:rsidRPr="00CD318F">
        <w:rPr>
          <w:rFonts w:ascii="Times New Roman" w:hAnsi="Times New Roman" w:cs="Times New Roman"/>
          <w:sz w:val="24"/>
          <w:szCs w:val="24"/>
        </w:rPr>
        <w:t xml:space="preserve"> partnerships, data management and operations modernizing, medical countermeasure (MCM) innovation, and workforce development. BARDA’s 2022-2026 Strategic Plan to fortify the nation’s disaster threat health security is built upon four strategic goals. These goals, including enhancing health threat preparedness, emergency response capacity growth, partnership build-out, and workforce development each drive BARDA and HHS towards greater disaster preparedness through research and innovation. </w:t>
      </w:r>
    </w:p>
    <w:p w14:paraId="7B558C6A" w14:textId="77777777" w:rsidR="00BE47E6" w:rsidRDefault="00BE47E6"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1BF8B0ED" w14:textId="459B15F6" w:rsidR="00BE47E6" w:rsidRPr="00FA71BC" w:rsidRDefault="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Department of the Interior</w:t>
      </w:r>
      <w:r w:rsidR="00B00543">
        <w:rPr>
          <w:rFonts w:ascii="Times New Roman" w:hAnsi="Times New Roman" w:cs="Times New Roman"/>
          <w:b/>
          <w:bCs/>
          <w:i/>
          <w:iCs/>
          <w:sz w:val="24"/>
          <w:szCs w:val="24"/>
        </w:rPr>
        <w:t xml:space="preserve"> (DOI)</w:t>
      </w:r>
    </w:p>
    <w:p w14:paraId="2EA835A9" w14:textId="17932E96" w:rsidR="00BE47E6" w:rsidRDefault="00BE47E6"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CD318F">
        <w:rPr>
          <w:rFonts w:ascii="Times New Roman" w:hAnsi="Times New Roman" w:cs="Times New Roman"/>
          <w:sz w:val="24"/>
          <w:szCs w:val="24"/>
        </w:rPr>
        <w:t xml:space="preserve">The Department of the Interior also prioritizes research and innovation efforts for disaster preparedness, operating some of the data sets most vital to the disaster preparedness efforts of communities throughout United States. Often working in collaboration with disaster preparedness and response partners such as FEMA, NSF and NIST, the DOI provides annual funding for several specific disaster event programs including programs for earthquakes, volcanos, landslides, geomagnetism, and marine hazards. The Earthquake Hazards program has developed an early warning system called the Advanced National Seismic System (ANSS) that operates around the country, with additional alerts through the earthquake rapid alert system for public use on the West Coast called </w:t>
      </w:r>
      <w:proofErr w:type="spellStart"/>
      <w:r w:rsidRPr="00CD318F">
        <w:rPr>
          <w:rFonts w:ascii="Times New Roman" w:hAnsi="Times New Roman" w:cs="Times New Roman"/>
          <w:sz w:val="24"/>
          <w:szCs w:val="24"/>
        </w:rPr>
        <w:t>ShakeAlert</w:t>
      </w:r>
      <w:proofErr w:type="spellEnd"/>
      <w:r w:rsidRPr="00CD318F">
        <w:rPr>
          <w:rFonts w:ascii="Times New Roman" w:hAnsi="Times New Roman" w:cs="Times New Roman"/>
          <w:sz w:val="24"/>
          <w:szCs w:val="24"/>
        </w:rPr>
        <w:t xml:space="preserve">. </w:t>
      </w:r>
      <w:proofErr w:type="spellStart"/>
      <w:r w:rsidRPr="00CD318F">
        <w:rPr>
          <w:rFonts w:ascii="Times New Roman" w:hAnsi="Times New Roman" w:cs="Times New Roman"/>
          <w:sz w:val="24"/>
          <w:szCs w:val="24"/>
        </w:rPr>
        <w:t>ShakeAlert</w:t>
      </w:r>
      <w:proofErr w:type="spellEnd"/>
      <w:r w:rsidRPr="00CD318F">
        <w:rPr>
          <w:rFonts w:ascii="Times New Roman" w:hAnsi="Times New Roman" w:cs="Times New Roman"/>
          <w:sz w:val="24"/>
          <w:szCs w:val="24"/>
        </w:rPr>
        <w:t xml:space="preserve"> sends public alerts throughout California, Oregon, and Washington. In addition, the Marine Hazards Program provides Federal, State, and local users with improved assessments of hazard sources (earthquakes, tsunami</w:t>
      </w:r>
      <w:r w:rsidR="00E2669E">
        <w:rPr>
          <w:rFonts w:ascii="Times New Roman" w:hAnsi="Times New Roman" w:cs="Times New Roman"/>
          <w:sz w:val="24"/>
          <w:szCs w:val="24"/>
        </w:rPr>
        <w:t>s</w:t>
      </w:r>
      <w:r w:rsidRPr="00CD318F">
        <w:rPr>
          <w:rFonts w:ascii="Times New Roman" w:hAnsi="Times New Roman" w:cs="Times New Roman"/>
          <w:sz w:val="24"/>
          <w:szCs w:val="24"/>
        </w:rPr>
        <w:t>, submarine landslides) and their potential impacts on offshore operations, coastal communities, and infrastructure, including support of bureau-wide investigations of subduction zone processes and hazards.</w:t>
      </w:r>
    </w:p>
    <w:p w14:paraId="061F6BC4" w14:textId="77777777" w:rsidR="00FC0C08" w:rsidRDefault="00FC0C08"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707680D0" w14:textId="7D7E78F1" w:rsidR="00FC0C08" w:rsidRPr="00FA71BC" w:rsidRDefault="00FC0C08" w:rsidP="00FA71B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sidRPr="000D59A5">
        <w:rPr>
          <w:rFonts w:ascii="Times New Roman" w:hAnsi="Times New Roman" w:cs="Times New Roman"/>
          <w:b/>
          <w:bCs/>
          <w:i/>
          <w:iCs/>
          <w:sz w:val="24"/>
          <w:szCs w:val="24"/>
        </w:rPr>
        <w:t>National Science Foundation</w:t>
      </w:r>
      <w:r w:rsidR="00B00543">
        <w:rPr>
          <w:rFonts w:ascii="Times New Roman" w:hAnsi="Times New Roman" w:cs="Times New Roman"/>
          <w:b/>
          <w:bCs/>
          <w:i/>
          <w:iCs/>
          <w:sz w:val="24"/>
          <w:szCs w:val="24"/>
        </w:rPr>
        <w:t xml:space="preserve"> (NSF)</w:t>
      </w:r>
    </w:p>
    <w:p w14:paraId="5FDF82EC" w14:textId="190CE131" w:rsidR="00FC0C08" w:rsidRDefault="00FC0C08"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0D59A5">
        <w:rPr>
          <w:rFonts w:ascii="Times New Roman" w:hAnsi="Times New Roman" w:cs="Times New Roman"/>
          <w:sz w:val="24"/>
          <w:szCs w:val="24"/>
        </w:rPr>
        <w:t xml:space="preserve">The NSF focuses its research on climate resilience in </w:t>
      </w:r>
      <w:proofErr w:type="gramStart"/>
      <w:r w:rsidRPr="000D59A5">
        <w:rPr>
          <w:rFonts w:ascii="Times New Roman" w:hAnsi="Times New Roman" w:cs="Times New Roman"/>
          <w:sz w:val="24"/>
          <w:szCs w:val="24"/>
        </w:rPr>
        <w:t>a number of</w:t>
      </w:r>
      <w:proofErr w:type="gramEnd"/>
      <w:r w:rsidRPr="000D59A5">
        <w:rPr>
          <w:rFonts w:ascii="Times New Roman" w:hAnsi="Times New Roman" w:cs="Times New Roman"/>
          <w:sz w:val="24"/>
          <w:szCs w:val="24"/>
        </w:rPr>
        <w:t xml:space="preserve"> programs. Clean Energy Technology (CET) and NSF’s clean-energy investments in high-risk, high-reward ideas from researchers across the </w:t>
      </w:r>
      <w:r w:rsidR="00783BBA">
        <w:rPr>
          <w:rFonts w:ascii="Times New Roman" w:hAnsi="Times New Roman" w:cs="Times New Roman"/>
          <w:sz w:val="24"/>
          <w:szCs w:val="24"/>
        </w:rPr>
        <w:t xml:space="preserve">science and engineering </w:t>
      </w:r>
      <w:r w:rsidRPr="000D59A5">
        <w:rPr>
          <w:rFonts w:ascii="Times New Roman" w:hAnsi="Times New Roman" w:cs="Times New Roman"/>
          <w:sz w:val="24"/>
          <w:szCs w:val="24"/>
        </w:rPr>
        <w:t xml:space="preserve">spectrum create broad new understanding and innovations that may increase energy efficiency, enhance sustainability, mitigate climate change, or lead to other societal benefits. The U.S. Global Change Research Program (USGCRP) also supports research that advances NSF goals towards </w:t>
      </w:r>
      <w:proofErr w:type="gramStart"/>
      <w:r w:rsidRPr="000D59A5">
        <w:rPr>
          <w:rFonts w:ascii="Times New Roman" w:hAnsi="Times New Roman" w:cs="Times New Roman"/>
          <w:sz w:val="24"/>
          <w:szCs w:val="24"/>
        </w:rPr>
        <w:t xml:space="preserve">a number </w:t>
      </w:r>
      <w:r w:rsidR="00E2669E">
        <w:rPr>
          <w:rFonts w:ascii="Times New Roman" w:hAnsi="Times New Roman" w:cs="Times New Roman"/>
          <w:sz w:val="24"/>
          <w:szCs w:val="24"/>
        </w:rPr>
        <w:t>of</w:t>
      </w:r>
      <w:proofErr w:type="gramEnd"/>
      <w:r w:rsidR="00E2669E">
        <w:rPr>
          <w:rFonts w:ascii="Times New Roman" w:hAnsi="Times New Roman" w:cs="Times New Roman"/>
          <w:sz w:val="24"/>
          <w:szCs w:val="24"/>
        </w:rPr>
        <w:t xml:space="preserve"> </w:t>
      </w:r>
      <w:r w:rsidRPr="000D59A5">
        <w:rPr>
          <w:rFonts w:ascii="Times New Roman" w:hAnsi="Times New Roman" w:cs="Times New Roman"/>
          <w:sz w:val="24"/>
          <w:szCs w:val="24"/>
        </w:rPr>
        <w:t>priority areas. These include integrated natural and human components of the Earth system and coordination on intra-seasonal to centennial predictability, predictions, and projections; water cycle research; impacts of climate change on the Nation’s critical ecosystems, including coastal, freshwater, agricultural and forests systems; understanding the impacts of global change on the Arctic region and effects on global climate; and fundamental research on actionable science.</w:t>
      </w:r>
    </w:p>
    <w:p w14:paraId="06287D02" w14:textId="0EF498A9" w:rsidR="00FC0C08" w:rsidRDefault="00FC0C08"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58914BC2" w14:textId="275E8DEB" w:rsidR="00FC0C08" w:rsidRPr="00FA71BC" w:rsidRDefault="00FC0C08" w:rsidP="00FA71B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sidRPr="000D59A5">
        <w:rPr>
          <w:rFonts w:ascii="Times New Roman" w:hAnsi="Times New Roman" w:cs="Times New Roman"/>
          <w:b/>
          <w:bCs/>
          <w:i/>
          <w:iCs/>
          <w:sz w:val="24"/>
          <w:szCs w:val="24"/>
        </w:rPr>
        <w:t>Department of Agriculture</w:t>
      </w:r>
      <w:r w:rsidR="00B00543">
        <w:rPr>
          <w:rFonts w:ascii="Times New Roman" w:hAnsi="Times New Roman" w:cs="Times New Roman"/>
          <w:b/>
          <w:bCs/>
          <w:i/>
          <w:iCs/>
          <w:sz w:val="24"/>
          <w:szCs w:val="24"/>
        </w:rPr>
        <w:t xml:space="preserve"> (USDA)</w:t>
      </w:r>
    </w:p>
    <w:p w14:paraId="29193F8C" w14:textId="54A52F0F" w:rsidR="00FC0C08" w:rsidRDefault="00FC0C08"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FC0C08">
        <w:rPr>
          <w:rFonts w:ascii="Times New Roman" w:hAnsi="Times New Roman" w:cs="Times New Roman"/>
          <w:sz w:val="24"/>
          <w:szCs w:val="24"/>
        </w:rPr>
        <w:t>Through the Partnerships for Climate-Smart Commodities, USDA implements climate-smart production practices through technical and financial assistance and is piloting innovative and cost-effective methods for quantification, monitoring, reporting</w:t>
      </w:r>
      <w:r w:rsidR="005E602D">
        <w:rPr>
          <w:rFonts w:ascii="Times New Roman" w:hAnsi="Times New Roman" w:cs="Times New Roman"/>
          <w:sz w:val="24"/>
          <w:szCs w:val="24"/>
        </w:rPr>
        <w:t>,</w:t>
      </w:r>
      <w:r w:rsidRPr="00FC0C08">
        <w:rPr>
          <w:rFonts w:ascii="Times New Roman" w:hAnsi="Times New Roman" w:cs="Times New Roman"/>
          <w:sz w:val="24"/>
          <w:szCs w:val="24"/>
        </w:rPr>
        <w:t xml:space="preserve"> and verification of greenhouse gas benefits. These projects involve nearly 100 universities, including over 30 </w:t>
      </w:r>
      <w:r w:rsidR="00A12F64">
        <w:rPr>
          <w:rFonts w:ascii="Times New Roman" w:hAnsi="Times New Roman" w:cs="Times New Roman"/>
          <w:sz w:val="24"/>
          <w:szCs w:val="24"/>
        </w:rPr>
        <w:t>M</w:t>
      </w:r>
      <w:r w:rsidRPr="00FC0C08">
        <w:rPr>
          <w:rFonts w:ascii="Times New Roman" w:hAnsi="Times New Roman" w:cs="Times New Roman"/>
          <w:sz w:val="24"/>
          <w:szCs w:val="24"/>
        </w:rPr>
        <w:t xml:space="preserve">inority </w:t>
      </w:r>
      <w:r w:rsidR="00A12F64">
        <w:rPr>
          <w:rFonts w:ascii="Times New Roman" w:hAnsi="Times New Roman" w:cs="Times New Roman"/>
          <w:sz w:val="24"/>
          <w:szCs w:val="24"/>
        </w:rPr>
        <w:t>S</w:t>
      </w:r>
      <w:r w:rsidRPr="00FC0C08">
        <w:rPr>
          <w:rFonts w:ascii="Times New Roman" w:hAnsi="Times New Roman" w:cs="Times New Roman"/>
          <w:sz w:val="24"/>
          <w:szCs w:val="24"/>
        </w:rPr>
        <w:t xml:space="preserve">erving </w:t>
      </w:r>
      <w:r w:rsidR="00A12F64">
        <w:rPr>
          <w:rFonts w:ascii="Times New Roman" w:hAnsi="Times New Roman" w:cs="Times New Roman"/>
          <w:sz w:val="24"/>
          <w:szCs w:val="24"/>
        </w:rPr>
        <w:t>I</w:t>
      </w:r>
      <w:r w:rsidRPr="00FC0C08">
        <w:rPr>
          <w:rFonts w:ascii="Times New Roman" w:hAnsi="Times New Roman" w:cs="Times New Roman"/>
          <w:sz w:val="24"/>
          <w:szCs w:val="24"/>
        </w:rPr>
        <w:t>nstitutions, fostering new and innovative skills in monitoring and outreach. Through additional programs like the Natural Resources and Sustainable Agricultural Systems National Program, research is conducted assessing how agricultural production affects and is affected by water, air, and soil quality while seeking to optimize management impacts. The goal of much of this research is to assess how climate change will affect crops. Other programs investigate the effects of climate change on animal production and forest and rangeland, producing insights that can better prepare the nation to be resilient in the face of environmental pressures.</w:t>
      </w:r>
    </w:p>
    <w:p w14:paraId="226EE9AF" w14:textId="1C410C83" w:rsidR="00FC0C08" w:rsidRDefault="00FC0C08"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0689BB69" w14:textId="4DDE2BB5" w:rsidR="00FC0C08" w:rsidRPr="00FA71BC" w:rsidRDefault="00FC0C08" w:rsidP="00FA71B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Department of Energy</w:t>
      </w:r>
      <w:r w:rsidR="00B00543">
        <w:rPr>
          <w:rFonts w:ascii="Times New Roman" w:hAnsi="Times New Roman" w:cs="Times New Roman"/>
          <w:b/>
          <w:bCs/>
          <w:i/>
          <w:iCs/>
          <w:sz w:val="24"/>
          <w:szCs w:val="24"/>
        </w:rPr>
        <w:t xml:space="preserve"> (DOE)</w:t>
      </w:r>
    </w:p>
    <w:p w14:paraId="31317C93" w14:textId="19A3D603" w:rsidR="00FC0C08" w:rsidRDefault="00FC0C08"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FC0C08">
        <w:rPr>
          <w:rFonts w:ascii="Times New Roman" w:hAnsi="Times New Roman" w:cs="Times New Roman"/>
          <w:sz w:val="24"/>
          <w:szCs w:val="24"/>
        </w:rPr>
        <w:t>DOE is a crucial component of USG research into climate change and the environment, and a key department in the federal government’s effort to reduce national carbon emissions. Components like</w:t>
      </w:r>
      <w:r w:rsidR="005E602D" w:rsidRPr="005E602D">
        <w:t xml:space="preserve"> </w:t>
      </w:r>
      <w:r w:rsidR="005E602D" w:rsidRPr="005E602D">
        <w:rPr>
          <w:rFonts w:ascii="Times New Roman" w:hAnsi="Times New Roman" w:cs="Times New Roman"/>
          <w:sz w:val="24"/>
          <w:szCs w:val="24"/>
        </w:rPr>
        <w:t>Advanced Research Projects Agency-Energy</w:t>
      </w:r>
      <w:r w:rsidRPr="00FC0C08">
        <w:rPr>
          <w:rFonts w:ascii="Times New Roman" w:hAnsi="Times New Roman" w:cs="Times New Roman"/>
          <w:sz w:val="24"/>
          <w:szCs w:val="24"/>
        </w:rPr>
        <w:t xml:space="preserve"> </w:t>
      </w:r>
      <w:r w:rsidR="005E602D">
        <w:rPr>
          <w:rFonts w:ascii="Times New Roman" w:hAnsi="Times New Roman" w:cs="Times New Roman"/>
          <w:sz w:val="24"/>
          <w:szCs w:val="24"/>
        </w:rPr>
        <w:t>(</w:t>
      </w:r>
      <w:r w:rsidRPr="00FC0C08">
        <w:rPr>
          <w:rFonts w:ascii="Times New Roman" w:hAnsi="Times New Roman" w:cs="Times New Roman"/>
          <w:sz w:val="24"/>
          <w:szCs w:val="24"/>
        </w:rPr>
        <w:t>ARPA-E</w:t>
      </w:r>
      <w:r w:rsidR="005E602D">
        <w:rPr>
          <w:rFonts w:ascii="Times New Roman" w:hAnsi="Times New Roman" w:cs="Times New Roman"/>
          <w:sz w:val="24"/>
          <w:szCs w:val="24"/>
        </w:rPr>
        <w:t>)</w:t>
      </w:r>
      <w:r w:rsidRPr="00FC0C08">
        <w:rPr>
          <w:rFonts w:ascii="Times New Roman" w:hAnsi="Times New Roman" w:cs="Times New Roman"/>
          <w:sz w:val="24"/>
          <w:szCs w:val="24"/>
        </w:rPr>
        <w:t xml:space="preserve"> exemplify this. The mission of ARPA-E is to catalyze and accelerate the creation of transformational energy technologies by making investments in the early stages of development. The DOE further invests broadly in </w:t>
      </w:r>
      <w:r w:rsidR="00D251BA">
        <w:rPr>
          <w:rFonts w:ascii="Times New Roman" w:hAnsi="Times New Roman" w:cs="Times New Roman"/>
          <w:sz w:val="24"/>
          <w:szCs w:val="24"/>
        </w:rPr>
        <w:t>R&amp;D</w:t>
      </w:r>
      <w:r w:rsidRPr="00FC0C08">
        <w:rPr>
          <w:rFonts w:ascii="Times New Roman" w:hAnsi="Times New Roman" w:cs="Times New Roman"/>
          <w:sz w:val="24"/>
          <w:szCs w:val="24"/>
        </w:rPr>
        <w:t xml:space="preserve"> efforts for sustainable transportation, sustainable fuels, clean </w:t>
      </w:r>
      <w:proofErr w:type="gramStart"/>
      <w:r w:rsidRPr="00FC0C08">
        <w:rPr>
          <w:rFonts w:ascii="Times New Roman" w:hAnsi="Times New Roman" w:cs="Times New Roman"/>
          <w:sz w:val="24"/>
          <w:szCs w:val="24"/>
        </w:rPr>
        <w:t>buildings</w:t>
      </w:r>
      <w:proofErr w:type="gramEnd"/>
      <w:r w:rsidRPr="00FC0C08">
        <w:rPr>
          <w:rFonts w:ascii="Times New Roman" w:hAnsi="Times New Roman" w:cs="Times New Roman"/>
          <w:sz w:val="24"/>
          <w:szCs w:val="24"/>
        </w:rPr>
        <w:t xml:space="preserve"> and industrial sectors, and </w:t>
      </w:r>
      <w:proofErr w:type="spellStart"/>
      <w:r w:rsidRPr="00FC0C08">
        <w:rPr>
          <w:rFonts w:ascii="Times New Roman" w:hAnsi="Times New Roman" w:cs="Times New Roman"/>
          <w:sz w:val="24"/>
          <w:szCs w:val="24"/>
        </w:rPr>
        <w:t>hydroelectrics</w:t>
      </w:r>
      <w:proofErr w:type="spellEnd"/>
      <w:r w:rsidRPr="00FC0C08">
        <w:rPr>
          <w:rFonts w:ascii="Times New Roman" w:hAnsi="Times New Roman" w:cs="Times New Roman"/>
          <w:sz w:val="24"/>
          <w:szCs w:val="24"/>
        </w:rPr>
        <w:t>.</w:t>
      </w:r>
    </w:p>
    <w:p w14:paraId="4DAB1329" w14:textId="370AE057" w:rsidR="00FC0C08" w:rsidRDefault="00FC0C08"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374D3848" w14:textId="11CF989B" w:rsidR="00FC0C08" w:rsidRDefault="00FC0C08"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Pr>
          <w:rFonts w:ascii="Times New Roman" w:hAnsi="Times New Roman" w:cs="Times New Roman"/>
          <w:b/>
          <w:bCs/>
          <w:i/>
          <w:iCs/>
          <w:sz w:val="24"/>
          <w:szCs w:val="24"/>
        </w:rPr>
        <w:t>Department of Transportation</w:t>
      </w:r>
      <w:r w:rsidR="00B00543">
        <w:rPr>
          <w:rFonts w:ascii="Times New Roman" w:hAnsi="Times New Roman" w:cs="Times New Roman"/>
          <w:b/>
          <w:bCs/>
          <w:i/>
          <w:iCs/>
          <w:sz w:val="24"/>
          <w:szCs w:val="24"/>
        </w:rPr>
        <w:t xml:space="preserve"> (DOT)</w:t>
      </w:r>
    </w:p>
    <w:p w14:paraId="536DEB3C" w14:textId="0350393F" w:rsidR="00FC0C08" w:rsidRPr="005D6CEA" w:rsidRDefault="00FC0C08" w:rsidP="00BE47E6">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FC0C08">
        <w:rPr>
          <w:rFonts w:ascii="Times New Roman" w:hAnsi="Times New Roman" w:cs="Times New Roman"/>
          <w:sz w:val="24"/>
          <w:szCs w:val="24"/>
        </w:rPr>
        <w:t>Through Research, Development, and Technology (RD&amp;T) Strategic Plans for Fiscal Years 2022-2026 (as required by the Bipartisan Infrastructure Law (BIL) Sec.25014), the DOT outlines strategies to achieve climate and environment related progress and outcomes. BIL created several new programs which have the potential to fundamentally alter the U.S. transportation system through advanced RD&amp;T that drives success towards DOT’s strategic goals around climate.</w:t>
      </w:r>
    </w:p>
    <w:p w14:paraId="1F406992" w14:textId="71E2C642" w:rsidR="00F80344" w:rsidRPr="00344661" w:rsidRDefault="00271760" w:rsidP="000D59A5">
      <w:pPr>
        <w:spacing w:after="0" w:line="240" w:lineRule="auto"/>
        <w:contextualSpacing/>
        <w:rPr>
          <w:rFonts w:ascii="Times New Roman" w:hAnsi="Times New Roman" w:cs="Times New Roman"/>
          <w:sz w:val="24"/>
          <w:szCs w:val="24"/>
        </w:rPr>
      </w:pPr>
      <w:hyperlink r:id="rId18" w:history="1"/>
    </w:p>
    <w:p w14:paraId="5E2CCD90" w14:textId="143CAA1F" w:rsidR="002F6E38" w:rsidRPr="00FA71BC" w:rsidRDefault="002F6E38" w:rsidP="000D59A5">
      <w:pPr>
        <w:spacing w:after="0" w:line="240" w:lineRule="auto"/>
        <w:contextualSpacing/>
        <w:rPr>
          <w:rFonts w:ascii="Times New Roman" w:hAnsi="Times New Roman" w:cs="Times New Roman"/>
          <w:b/>
          <w:sz w:val="24"/>
          <w:szCs w:val="24"/>
          <w:u w:val="single"/>
        </w:rPr>
      </w:pPr>
      <w:r w:rsidRPr="00344661">
        <w:rPr>
          <w:rFonts w:ascii="Times New Roman" w:hAnsi="Times New Roman" w:cs="Times New Roman"/>
          <w:b/>
          <w:bCs/>
          <w:sz w:val="24"/>
          <w:szCs w:val="24"/>
          <w:u w:val="single"/>
        </w:rPr>
        <w:t>National and Economic Security</w:t>
      </w:r>
      <w:bookmarkStart w:id="24" w:name="_Hlk152679889"/>
    </w:p>
    <w:p w14:paraId="43B6CE69" w14:textId="4825725A" w:rsidR="0076603B" w:rsidRPr="004A4098" w:rsidRDefault="0076603B">
      <w:pPr>
        <w:pStyle w:val="BodyText"/>
        <w:spacing w:after="0" w:line="240" w:lineRule="auto"/>
        <w:ind w:firstLine="0"/>
        <w:contextualSpacing/>
        <w:rPr>
          <w:rFonts w:eastAsiaTheme="minorHAnsi"/>
        </w:rPr>
      </w:pPr>
      <w:r w:rsidRPr="004A4098">
        <w:rPr>
          <w:rFonts w:eastAsiaTheme="minorHAnsi"/>
        </w:rPr>
        <w:t>M</w:t>
      </w:r>
      <w:r w:rsidR="00FA00FE" w:rsidRPr="004A4098">
        <w:rPr>
          <w:rFonts w:eastAsiaTheme="minorHAnsi"/>
        </w:rPr>
        <w:t>aintaining global security and stability in the face of immense geopolitical changes and evolving risks</w:t>
      </w:r>
      <w:r w:rsidRPr="004A4098">
        <w:rPr>
          <w:rFonts w:eastAsiaTheme="minorHAnsi"/>
        </w:rPr>
        <w:t xml:space="preserve"> is a perennial challenge</w:t>
      </w:r>
      <w:r w:rsidR="00FA00FE" w:rsidRPr="004A4098">
        <w:rPr>
          <w:rFonts w:eastAsiaTheme="minorHAnsi"/>
        </w:rPr>
        <w:t>.</w:t>
      </w:r>
      <w:r w:rsidR="00C704A8">
        <w:rPr>
          <w:rStyle w:val="FootnoteReference"/>
          <w:rFonts w:eastAsiaTheme="minorHAnsi"/>
        </w:rPr>
        <w:footnoteReference w:id="3"/>
      </w:r>
      <w:r w:rsidR="00FA00FE" w:rsidRPr="004A4098">
        <w:rPr>
          <w:rFonts w:eastAsiaTheme="minorHAnsi"/>
        </w:rPr>
        <w:t xml:space="preserve"> </w:t>
      </w:r>
      <w:r w:rsidRPr="004A4098">
        <w:rPr>
          <w:rFonts w:eastAsiaTheme="minorHAnsi"/>
        </w:rPr>
        <w:t>Technology is central to today’s geopolitical competition and to the future of our national security, economy</w:t>
      </w:r>
      <w:r w:rsidR="00F2391C">
        <w:rPr>
          <w:rFonts w:eastAsiaTheme="minorHAnsi"/>
        </w:rPr>
        <w:t>,</w:t>
      </w:r>
      <w:r w:rsidRPr="004A4098">
        <w:rPr>
          <w:rFonts w:eastAsiaTheme="minorHAnsi"/>
        </w:rPr>
        <w:t xml:space="preserve"> and democracy. U.S. and allied leadership in technology and innovation has long underpinned our economic prosperity and military strength. In the next decade, critical and emerging technologies are poised to retool economies, transform militaries, and reshape the world. The United States is committed to a future where these technologies increase the security, prosperity, and values of the American people and like-minded democracies.</w:t>
      </w:r>
      <w:r w:rsidR="00C704A8">
        <w:rPr>
          <w:rStyle w:val="FootnoteReference"/>
          <w:rFonts w:eastAsiaTheme="minorHAnsi"/>
        </w:rPr>
        <w:footnoteReference w:id="4"/>
      </w:r>
    </w:p>
    <w:p w14:paraId="044DBFDD" w14:textId="77777777" w:rsidR="0076603B" w:rsidRDefault="0076603B">
      <w:pPr>
        <w:pStyle w:val="BodyText"/>
        <w:spacing w:after="0" w:line="240" w:lineRule="auto"/>
        <w:ind w:firstLine="0"/>
        <w:contextualSpacing/>
      </w:pPr>
    </w:p>
    <w:p w14:paraId="08B25325" w14:textId="3E48373F" w:rsidR="00FA00FE" w:rsidRPr="004A4098" w:rsidRDefault="005A68D6" w:rsidP="004A4098">
      <w:pPr>
        <w:pStyle w:val="BodyText"/>
        <w:spacing w:after="0" w:line="240" w:lineRule="auto"/>
        <w:ind w:firstLine="0"/>
      </w:pPr>
      <w:r w:rsidRPr="003B4BB2">
        <w:t>Federal</w:t>
      </w:r>
      <w:r w:rsidR="00FA00FE" w:rsidRPr="003B4BB2">
        <w:t xml:space="preserve"> </w:t>
      </w:r>
      <w:r w:rsidR="00D251BA" w:rsidRPr="003B4BB2">
        <w:t>R&amp;D</w:t>
      </w:r>
      <w:r w:rsidR="00FA00FE" w:rsidRPr="003B4BB2">
        <w:t xml:space="preserve"> </w:t>
      </w:r>
      <w:r w:rsidRPr="003B4BB2">
        <w:t>plays a critical role in developing the nex</w:t>
      </w:r>
      <w:r w:rsidR="00FA00FE" w:rsidRPr="003B4BB2">
        <w:t>t generation of national security technologies and capabilities</w:t>
      </w:r>
      <w:r w:rsidR="003C07B6">
        <w:t>,</w:t>
      </w:r>
      <w:r w:rsidR="00BF6E96" w:rsidRPr="003B4BB2">
        <w:t xml:space="preserve"> </w:t>
      </w:r>
      <w:r w:rsidR="003C07B6">
        <w:t>as well as</w:t>
      </w:r>
      <w:r w:rsidR="003C07B6" w:rsidRPr="003B4BB2">
        <w:t xml:space="preserve"> </w:t>
      </w:r>
      <w:r w:rsidR="00FA00FE" w:rsidRPr="003B4BB2">
        <w:t>accelerat</w:t>
      </w:r>
      <w:r w:rsidRPr="003B4BB2">
        <w:t>ing</w:t>
      </w:r>
      <w:r w:rsidR="00FA00FE" w:rsidRPr="003B4BB2">
        <w:t xml:space="preserve"> the pace of responsible technology adoption in a competitive global environment</w:t>
      </w:r>
      <w:r w:rsidRPr="003B4BB2">
        <w:t>.</w:t>
      </w:r>
      <w:r w:rsidR="0076603B" w:rsidRPr="003B4BB2">
        <w:t xml:space="preserve"> </w:t>
      </w:r>
      <w:r w:rsidRPr="003B4BB2">
        <w:t xml:space="preserve">Federal </w:t>
      </w:r>
      <w:r w:rsidR="00D251BA" w:rsidRPr="003B4BB2">
        <w:t>R&amp;D</w:t>
      </w:r>
      <w:r w:rsidRPr="003B4BB2">
        <w:t xml:space="preserve"> must address the full range of national and economic security risks – from developing advanced conventional military equipment to addressing supply chain risks and</w:t>
      </w:r>
      <w:r w:rsidR="00BF6E96" w:rsidRPr="003B4BB2">
        <w:t xml:space="preserve"> mitigating</w:t>
      </w:r>
      <w:r w:rsidRPr="003B4BB2">
        <w:t xml:space="preserve"> chemical, biological, radiological, and nuclear threats. Beyond addressing risks, Federal </w:t>
      </w:r>
      <w:r w:rsidR="00D251BA" w:rsidRPr="003B4BB2">
        <w:t>R&amp;D</w:t>
      </w:r>
      <w:r w:rsidRPr="003B4BB2">
        <w:t xml:space="preserve"> must also support continued U.S. leadership </w:t>
      </w:r>
      <w:r w:rsidR="00BF6E96" w:rsidRPr="003B4BB2">
        <w:t>in</w:t>
      </w:r>
      <w:r w:rsidRPr="003B4BB2">
        <w:t xml:space="preserve"> critical and emerging technologies. </w:t>
      </w:r>
    </w:p>
    <w:p w14:paraId="13A1EFD5" w14:textId="77777777" w:rsidR="00FA00FE" w:rsidRPr="00344661" w:rsidRDefault="00FA00FE" w:rsidP="00FA00FE">
      <w:pPr>
        <w:spacing w:after="0" w:line="240" w:lineRule="auto"/>
        <w:contextualSpacing/>
        <w:rPr>
          <w:rFonts w:ascii="Times New Roman" w:hAnsi="Times New Roman" w:cs="Times New Roman"/>
          <w:sz w:val="24"/>
          <w:szCs w:val="24"/>
        </w:rPr>
      </w:pPr>
    </w:p>
    <w:p w14:paraId="467A753A" w14:textId="6591B832" w:rsidR="00FA00FE" w:rsidRPr="000D59A5" w:rsidRDefault="00FA00FE" w:rsidP="00FA00FE">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sz w:val="24"/>
          <w:szCs w:val="24"/>
          <w:u w:val="single"/>
        </w:rPr>
      </w:pPr>
      <w:r w:rsidRPr="00FA00FE">
        <w:rPr>
          <w:rFonts w:ascii="Times New Roman" w:hAnsi="Times New Roman" w:cs="Times New Roman"/>
          <w:b/>
          <w:bCs/>
          <w:sz w:val="24"/>
          <w:szCs w:val="24"/>
          <w:u w:val="single"/>
        </w:rPr>
        <w:t>National and Economic Security</w:t>
      </w:r>
      <w:r>
        <w:rPr>
          <w:rFonts w:ascii="Times New Roman" w:hAnsi="Times New Roman" w:cs="Times New Roman"/>
          <w:b/>
          <w:bCs/>
          <w:sz w:val="24"/>
          <w:szCs w:val="24"/>
        </w:rPr>
        <w:t xml:space="preserve"> </w:t>
      </w:r>
      <w:r w:rsidRPr="00344661">
        <w:rPr>
          <w:rFonts w:ascii="Times New Roman" w:hAnsi="Times New Roman" w:cs="Times New Roman"/>
          <w:b/>
          <w:bCs/>
          <w:sz w:val="24"/>
          <w:szCs w:val="24"/>
        </w:rPr>
        <w:t xml:space="preserve">– Agency Highlights </w:t>
      </w:r>
    </w:p>
    <w:p w14:paraId="62F00A69" w14:textId="77777777" w:rsidR="00FA00FE" w:rsidRPr="00344661" w:rsidRDefault="00FA00FE" w:rsidP="00FA00FE">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1A3082B0" w14:textId="77777777" w:rsidR="00FA00FE" w:rsidRPr="00FA71BC" w:rsidRDefault="00FA00FE" w:rsidP="00FA71B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Department of Defense</w:t>
      </w:r>
    </w:p>
    <w:p w14:paraId="521246BE" w14:textId="02B3D4ED" w:rsidR="00FA00FE" w:rsidRPr="003F6A88" w:rsidRDefault="00FA00FE" w:rsidP="00FA00FE">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3F6A88">
        <w:rPr>
          <w:rFonts w:ascii="Times New Roman" w:hAnsi="Times New Roman" w:cs="Times New Roman"/>
          <w:sz w:val="24"/>
          <w:szCs w:val="24"/>
        </w:rPr>
        <w:t xml:space="preserve">The Department of Defense’s research, development, and innovation efforts are captured in the National Defense S&amp;T Strategy, with three cross-cutting strategic areas for the </w:t>
      </w:r>
      <w:r w:rsidR="00D251BA">
        <w:rPr>
          <w:rFonts w:ascii="Times New Roman" w:hAnsi="Times New Roman" w:cs="Times New Roman"/>
          <w:sz w:val="24"/>
          <w:szCs w:val="24"/>
        </w:rPr>
        <w:t>R&amp;D</w:t>
      </w:r>
      <w:r w:rsidRPr="003F6A88">
        <w:rPr>
          <w:rFonts w:ascii="Times New Roman" w:hAnsi="Times New Roman" w:cs="Times New Roman"/>
          <w:sz w:val="24"/>
          <w:szCs w:val="24"/>
        </w:rPr>
        <w:t xml:space="preserve"> program: enabling informed decisions about </w:t>
      </w:r>
      <w:r w:rsidR="00D251BA">
        <w:rPr>
          <w:rFonts w:ascii="Times New Roman" w:hAnsi="Times New Roman" w:cs="Times New Roman"/>
          <w:sz w:val="24"/>
          <w:szCs w:val="24"/>
        </w:rPr>
        <w:t>R&amp;D</w:t>
      </w:r>
      <w:r w:rsidRPr="003F6A88">
        <w:rPr>
          <w:rFonts w:ascii="Times New Roman" w:hAnsi="Times New Roman" w:cs="Times New Roman"/>
          <w:sz w:val="24"/>
          <w:szCs w:val="24"/>
        </w:rPr>
        <w:t xml:space="preserve"> investments, creating and fielding capabilities at speed and scale, and developing the foundations for </w:t>
      </w:r>
      <w:r w:rsidR="00D251BA">
        <w:rPr>
          <w:rFonts w:ascii="Times New Roman" w:hAnsi="Times New Roman" w:cs="Times New Roman"/>
          <w:sz w:val="24"/>
          <w:szCs w:val="24"/>
        </w:rPr>
        <w:t>R&amp;D</w:t>
      </w:r>
      <w:r w:rsidRPr="003F6A88">
        <w:rPr>
          <w:rFonts w:ascii="Times New Roman" w:hAnsi="Times New Roman" w:cs="Times New Roman"/>
          <w:sz w:val="24"/>
          <w:szCs w:val="24"/>
        </w:rPr>
        <w:t>. These goals set the direction of research investments across critical technology areas, with the overall goals of preventing capability surprise, developing future technologies and military advantage, and sustaining U.S. leadership in global technology competition.</w:t>
      </w:r>
    </w:p>
    <w:p w14:paraId="46F5C6D5" w14:textId="77777777" w:rsidR="00FA00FE" w:rsidRDefault="00FA00FE" w:rsidP="00FA00FE">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i/>
          <w:iCs/>
          <w:sz w:val="24"/>
          <w:szCs w:val="24"/>
        </w:rPr>
      </w:pPr>
    </w:p>
    <w:p w14:paraId="2DCC3DE8" w14:textId="2230D8B1" w:rsidR="00FA00FE" w:rsidRPr="00FA71BC" w:rsidRDefault="00FA00FE" w:rsidP="00FA71B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Department of Energy</w:t>
      </w:r>
    </w:p>
    <w:p w14:paraId="10DFD9F4" w14:textId="26CEA1C5" w:rsidR="00FA00FE" w:rsidRPr="00FA00FE" w:rsidRDefault="00FA00FE" w:rsidP="00FA00FE">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FA00FE">
        <w:rPr>
          <w:rFonts w:ascii="Times New Roman" w:hAnsi="Times New Roman" w:cs="Times New Roman"/>
          <w:sz w:val="24"/>
          <w:szCs w:val="24"/>
        </w:rPr>
        <w:t xml:space="preserve">The Department of Energy sponsors a broad range of </w:t>
      </w:r>
      <w:r w:rsidR="00D251BA">
        <w:rPr>
          <w:rFonts w:ascii="Times New Roman" w:hAnsi="Times New Roman" w:cs="Times New Roman"/>
          <w:sz w:val="24"/>
          <w:szCs w:val="24"/>
        </w:rPr>
        <w:t>R&amp;D</w:t>
      </w:r>
      <w:r w:rsidRPr="00FA00FE">
        <w:rPr>
          <w:rFonts w:ascii="Times New Roman" w:hAnsi="Times New Roman" w:cs="Times New Roman"/>
          <w:sz w:val="24"/>
          <w:szCs w:val="24"/>
        </w:rPr>
        <w:t xml:space="preserve"> efforts that support critical national security missions. The National Nuclear Security Administration (NNSA) develops technologies to support USG nonproliferation, nuclear security, and deterrence goals. The Office of Science manages the Advanced Scientific Computing Research program, which is delivering and leveraging </w:t>
      </w:r>
      <w:proofErr w:type="spellStart"/>
      <w:r w:rsidRPr="00FA00FE">
        <w:rPr>
          <w:rFonts w:ascii="Times New Roman" w:hAnsi="Times New Roman" w:cs="Times New Roman"/>
          <w:sz w:val="24"/>
          <w:szCs w:val="24"/>
        </w:rPr>
        <w:t>exascale</w:t>
      </w:r>
      <w:proofErr w:type="spellEnd"/>
      <w:r w:rsidRPr="00FA00FE">
        <w:rPr>
          <w:rFonts w:ascii="Times New Roman" w:hAnsi="Times New Roman" w:cs="Times New Roman"/>
          <w:sz w:val="24"/>
          <w:szCs w:val="24"/>
        </w:rPr>
        <w:t xml:space="preserve"> computing capabilities in support of key technologies, including AI, and an </w:t>
      </w:r>
      <w:r w:rsidR="00D251BA">
        <w:rPr>
          <w:rFonts w:ascii="Times New Roman" w:hAnsi="Times New Roman" w:cs="Times New Roman"/>
          <w:sz w:val="24"/>
          <w:szCs w:val="24"/>
        </w:rPr>
        <w:t>R&amp;D</w:t>
      </w:r>
      <w:r w:rsidRPr="00FA00FE">
        <w:rPr>
          <w:rFonts w:ascii="Times New Roman" w:hAnsi="Times New Roman" w:cs="Times New Roman"/>
          <w:sz w:val="24"/>
          <w:szCs w:val="24"/>
        </w:rPr>
        <w:t xml:space="preserve"> program to produce critical isotopes that are in short supply for national security and medical purposes, mitigating U.S. dependence on foreign supplies. </w:t>
      </w:r>
    </w:p>
    <w:p w14:paraId="49403B18" w14:textId="77777777" w:rsidR="00FA00FE" w:rsidRDefault="00FA00FE" w:rsidP="00FA00FE">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4027F38A" w14:textId="77777777" w:rsidR="00FA00FE" w:rsidRPr="00FA71BC" w:rsidRDefault="00FA00FE" w:rsidP="00FA71B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Department of Health and Human Services</w:t>
      </w:r>
    </w:p>
    <w:p w14:paraId="1D5F7EEA" w14:textId="5DD9AC9F" w:rsidR="00FA00FE" w:rsidRDefault="00FA00FE" w:rsidP="00FA00FE">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FA00FE">
        <w:rPr>
          <w:rFonts w:ascii="Times New Roman" w:hAnsi="Times New Roman" w:cs="Times New Roman"/>
          <w:sz w:val="24"/>
          <w:szCs w:val="24"/>
        </w:rPr>
        <w:t xml:space="preserve">Health and biological threats are another critical dimension of national security. HHS’s Biomedical Advanced Research and Development Authority (BARDA) has leveraged public-private partnerships to accelerate the development of vital medical countermeasures (MCMs), promoting innovation and assisting partners in development from early research through FDA approval and deployment. These treatments serve as lifesaving technologies during public health emergencies while also advancing day-to-day public health and medical capabilities. </w:t>
      </w:r>
    </w:p>
    <w:p w14:paraId="2CB19E81" w14:textId="77777777" w:rsidR="00FA00FE" w:rsidRDefault="00FA00FE" w:rsidP="00FA00FE">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i/>
          <w:iCs/>
          <w:sz w:val="24"/>
          <w:szCs w:val="24"/>
        </w:rPr>
      </w:pPr>
    </w:p>
    <w:p w14:paraId="55D16F3D" w14:textId="3B7E2A85" w:rsidR="00FA00FE" w:rsidRDefault="00FA00FE">
      <w:pPr>
        <w:spacing w:after="0" w:line="240" w:lineRule="auto"/>
        <w:contextualSpacing/>
        <w:rPr>
          <w:rFonts w:ascii="Times New Roman" w:hAnsi="Times New Roman" w:cs="Times New Roman"/>
          <w:kern w:val="32"/>
          <w:sz w:val="24"/>
          <w:szCs w:val="24"/>
        </w:rPr>
      </w:pPr>
    </w:p>
    <w:p w14:paraId="723204E8" w14:textId="77777777" w:rsidR="00FA00FE" w:rsidRPr="00344661" w:rsidRDefault="00FA00FE" w:rsidP="000D59A5">
      <w:pPr>
        <w:spacing w:after="0" w:line="240" w:lineRule="auto"/>
        <w:contextualSpacing/>
        <w:rPr>
          <w:rFonts w:ascii="Times New Roman" w:hAnsi="Times New Roman" w:cs="Times New Roman"/>
          <w:b/>
          <w:bCs/>
          <w:kern w:val="32"/>
          <w:sz w:val="24"/>
          <w:szCs w:val="24"/>
        </w:rPr>
      </w:pPr>
    </w:p>
    <w:bookmarkEnd w:id="24"/>
    <w:p w14:paraId="7619307A" w14:textId="66EBB2CD" w:rsidR="00141246" w:rsidRPr="00FA71BC" w:rsidRDefault="00141246" w:rsidP="000D59A5">
      <w:pPr>
        <w:spacing w:after="0" w:line="240" w:lineRule="auto"/>
        <w:contextualSpacing/>
        <w:rPr>
          <w:rFonts w:ascii="Times New Roman" w:hAnsi="Times New Roman" w:cs="Times New Roman"/>
          <w:b/>
          <w:sz w:val="24"/>
          <w:szCs w:val="24"/>
          <w:u w:val="single"/>
        </w:rPr>
      </w:pPr>
      <w:r w:rsidRPr="00344661">
        <w:rPr>
          <w:rFonts w:ascii="Times New Roman" w:hAnsi="Times New Roman" w:cs="Times New Roman"/>
          <w:b/>
          <w:bCs/>
          <w:sz w:val="24"/>
          <w:szCs w:val="24"/>
          <w:u w:val="single"/>
        </w:rPr>
        <w:t>Health</w:t>
      </w:r>
    </w:p>
    <w:p w14:paraId="45126A41" w14:textId="1BB40A4A" w:rsidR="007F1CDA" w:rsidRPr="00F62DF2" w:rsidRDefault="007F1CDA" w:rsidP="005D6CEA">
      <w:pPr>
        <w:spacing w:after="0" w:line="240" w:lineRule="auto"/>
        <w:contextualSpacing/>
        <w:rPr>
          <w:rFonts w:ascii="Times New Roman" w:hAnsi="Times New Roman" w:cs="Times New Roman"/>
          <w:sz w:val="24"/>
          <w:szCs w:val="24"/>
        </w:rPr>
      </w:pPr>
      <w:r w:rsidRPr="005D6CEA">
        <w:rPr>
          <w:rFonts w:ascii="Times New Roman" w:hAnsi="Times New Roman" w:cs="Times New Roman"/>
          <w:sz w:val="24"/>
          <w:szCs w:val="24"/>
        </w:rPr>
        <w:t>W</w:t>
      </w:r>
      <w:r w:rsidRPr="00082944">
        <w:rPr>
          <w:rFonts w:ascii="Times New Roman" w:hAnsi="Times New Roman" w:cs="Times New Roman"/>
          <w:sz w:val="24"/>
          <w:szCs w:val="24"/>
        </w:rPr>
        <w:t xml:space="preserve">e aspire to a future in which everyone in America can live a long and healthy life, irrespective of zip code or income level, gender identity or sexual orientation, </w:t>
      </w:r>
      <w:proofErr w:type="gramStart"/>
      <w:r w:rsidRPr="00082944">
        <w:rPr>
          <w:rFonts w:ascii="Times New Roman" w:hAnsi="Times New Roman" w:cs="Times New Roman"/>
          <w:sz w:val="24"/>
          <w:szCs w:val="24"/>
        </w:rPr>
        <w:t>race</w:t>
      </w:r>
      <w:proofErr w:type="gramEnd"/>
      <w:r w:rsidRPr="00082944">
        <w:rPr>
          <w:rFonts w:ascii="Times New Roman" w:hAnsi="Times New Roman" w:cs="Times New Roman"/>
          <w:sz w:val="24"/>
          <w:szCs w:val="24"/>
        </w:rPr>
        <w:t xml:space="preserve"> or ethnicity. </w:t>
      </w:r>
      <w:r w:rsidRPr="00F62DF2">
        <w:rPr>
          <w:rFonts w:ascii="Times New Roman" w:hAnsi="Times New Roman" w:cs="Times New Roman"/>
          <w:sz w:val="24"/>
          <w:szCs w:val="24"/>
        </w:rPr>
        <w:t xml:space="preserve">Science, technology, and innovation must open pathways to make that aspiration possible. </w:t>
      </w:r>
    </w:p>
    <w:p w14:paraId="387111EC" w14:textId="77777777" w:rsidR="007F1CDA" w:rsidRDefault="007F1CDA">
      <w:pPr>
        <w:spacing w:after="0" w:line="240" w:lineRule="auto"/>
        <w:contextualSpacing/>
        <w:rPr>
          <w:rFonts w:ascii="Times New Roman" w:hAnsi="Times New Roman" w:cs="Times New Roman"/>
          <w:iCs/>
          <w:sz w:val="24"/>
          <w:szCs w:val="24"/>
        </w:rPr>
      </w:pPr>
    </w:p>
    <w:p w14:paraId="61778C04" w14:textId="6CA3709F" w:rsidR="00F81947" w:rsidRPr="000D59A5" w:rsidRDefault="007F1CDA" w:rsidP="000D59A5">
      <w:pPr>
        <w:spacing w:after="0" w:line="240" w:lineRule="auto"/>
        <w:contextualSpacing/>
        <w:rPr>
          <w:rFonts w:ascii="Times New Roman" w:hAnsi="Times New Roman" w:cs="Times New Roman"/>
          <w:sz w:val="24"/>
          <w:szCs w:val="24"/>
        </w:rPr>
      </w:pPr>
      <w:r w:rsidRPr="005D6CEA">
        <w:rPr>
          <w:rFonts w:ascii="Times New Roman" w:hAnsi="Times New Roman" w:cs="Times New Roman"/>
          <w:sz w:val="24"/>
          <w:szCs w:val="24"/>
        </w:rPr>
        <w:t xml:space="preserve">The Federal government has long been a key funder of research in health and the life sciences. However, more </w:t>
      </w:r>
      <w:r w:rsidR="00F61ABA">
        <w:rPr>
          <w:rFonts w:ascii="Times New Roman" w:hAnsi="Times New Roman" w:cs="Times New Roman"/>
          <w:sz w:val="24"/>
          <w:szCs w:val="24"/>
        </w:rPr>
        <w:t>can</w:t>
      </w:r>
      <w:r w:rsidRPr="005D6CEA">
        <w:rPr>
          <w:rFonts w:ascii="Times New Roman" w:hAnsi="Times New Roman" w:cs="Times New Roman"/>
          <w:sz w:val="24"/>
          <w:szCs w:val="24"/>
        </w:rPr>
        <w:t xml:space="preserve"> be done to translate the breakthroughs of that research into </w:t>
      </w:r>
      <w:r w:rsidRPr="00F62DF2">
        <w:rPr>
          <w:rFonts w:ascii="Times New Roman" w:hAnsi="Times New Roman" w:cs="Times New Roman"/>
          <w:sz w:val="24"/>
          <w:szCs w:val="24"/>
        </w:rPr>
        <w:t>medical treatments and products that improve longevity and quality of life.</w:t>
      </w:r>
      <w:r w:rsidR="00F61ABA">
        <w:rPr>
          <w:rFonts w:ascii="Times New Roman" w:hAnsi="Times New Roman" w:cs="Times New Roman"/>
          <w:sz w:val="24"/>
          <w:szCs w:val="24"/>
        </w:rPr>
        <w:t xml:space="preserve"> </w:t>
      </w:r>
      <w:r w:rsidR="009D4972" w:rsidRPr="003F6A88">
        <w:rPr>
          <w:rFonts w:ascii="Times New Roman" w:hAnsi="Times New Roman" w:cs="Times New Roman"/>
          <w:sz w:val="24"/>
          <w:szCs w:val="24"/>
        </w:rPr>
        <w:t xml:space="preserve">President Biden’s Cancer Moonshot, which is mobilizing people and organizations across government and the private sector to </w:t>
      </w:r>
      <w:r w:rsidR="009D4972">
        <w:rPr>
          <w:rFonts w:ascii="Times New Roman" w:hAnsi="Times New Roman" w:cs="Times New Roman"/>
          <w:sz w:val="24"/>
          <w:szCs w:val="24"/>
        </w:rPr>
        <w:t>reduce the death rate from cancer by at least 50 percent over 25 years and improve the experience of people living with and surviving cancer and their families</w:t>
      </w:r>
      <w:r w:rsidR="009D4972" w:rsidRPr="005D6CEA">
        <w:rPr>
          <w:rFonts w:ascii="Times New Roman" w:hAnsi="Times New Roman" w:cs="Times New Roman"/>
          <w:sz w:val="24"/>
          <w:szCs w:val="24"/>
        </w:rPr>
        <w:t>,</w:t>
      </w:r>
      <w:r w:rsidR="009D4972">
        <w:rPr>
          <w:rFonts w:ascii="Times New Roman" w:hAnsi="Times New Roman" w:cs="Times New Roman"/>
          <w:sz w:val="24"/>
          <w:szCs w:val="24"/>
        </w:rPr>
        <w:t xml:space="preserve"> is</w:t>
      </w:r>
      <w:r w:rsidR="009D4972" w:rsidRPr="003F6A88">
        <w:rPr>
          <w:rFonts w:ascii="Times New Roman" w:hAnsi="Times New Roman" w:cs="Times New Roman"/>
          <w:sz w:val="24"/>
          <w:szCs w:val="24"/>
        </w:rPr>
        <w:t xml:space="preserve"> a step in this direction.</w:t>
      </w:r>
      <w:r w:rsidR="009D4972">
        <w:rPr>
          <w:rFonts w:ascii="Times New Roman" w:hAnsi="Times New Roman" w:cs="Times New Roman"/>
          <w:sz w:val="24"/>
          <w:szCs w:val="24"/>
        </w:rPr>
        <w:t xml:space="preserve"> In addition to yielding new treatments, r</w:t>
      </w:r>
      <w:r w:rsidR="00F61ABA">
        <w:rPr>
          <w:rFonts w:ascii="Times New Roman" w:hAnsi="Times New Roman" w:cs="Times New Roman"/>
          <w:sz w:val="24"/>
          <w:szCs w:val="24"/>
        </w:rPr>
        <w:t xml:space="preserve">esearch can also </w:t>
      </w:r>
      <w:r w:rsidR="009D4972">
        <w:rPr>
          <w:rFonts w:ascii="Times New Roman" w:hAnsi="Times New Roman" w:cs="Times New Roman"/>
          <w:sz w:val="24"/>
          <w:szCs w:val="24"/>
        </w:rPr>
        <w:t>identify ways to increase the uptake of interventions that are known to be effective, such as smoking cessation efforts.</w:t>
      </w:r>
      <w:r w:rsidR="004A2896" w:rsidRPr="00F62DF2">
        <w:rPr>
          <w:rFonts w:ascii="Times New Roman" w:hAnsi="Times New Roman" w:cs="Times New Roman"/>
          <w:sz w:val="24"/>
          <w:szCs w:val="24"/>
        </w:rPr>
        <w:t xml:space="preserve"> </w:t>
      </w:r>
    </w:p>
    <w:p w14:paraId="2D8A67CC" w14:textId="31BCBBAD" w:rsidR="00F81947" w:rsidRDefault="00F81947">
      <w:pPr>
        <w:spacing w:after="0" w:line="240" w:lineRule="auto"/>
        <w:contextualSpacing/>
        <w:jc w:val="both"/>
        <w:rPr>
          <w:rFonts w:ascii="Times New Roman" w:eastAsia="Times New Roman" w:hAnsi="Times New Roman" w:cs="Times New Roman"/>
          <w:sz w:val="24"/>
          <w:szCs w:val="24"/>
        </w:rPr>
      </w:pPr>
    </w:p>
    <w:p w14:paraId="1FF92878" w14:textId="0AAB7A2D" w:rsidR="00F81947" w:rsidRPr="003F6A88" w:rsidRDefault="00674801" w:rsidP="00F81947">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sz w:val="24"/>
          <w:szCs w:val="24"/>
          <w:u w:val="single"/>
        </w:rPr>
      </w:pPr>
      <w:r>
        <w:rPr>
          <w:rFonts w:ascii="Times New Roman" w:hAnsi="Times New Roman" w:cs="Times New Roman"/>
          <w:b/>
          <w:bCs/>
          <w:sz w:val="24"/>
          <w:szCs w:val="24"/>
          <w:u w:val="single"/>
        </w:rPr>
        <w:t>Health</w:t>
      </w:r>
      <w:r w:rsidR="00F81947">
        <w:rPr>
          <w:rFonts w:ascii="Times New Roman" w:hAnsi="Times New Roman" w:cs="Times New Roman"/>
          <w:b/>
          <w:bCs/>
          <w:sz w:val="24"/>
          <w:szCs w:val="24"/>
        </w:rPr>
        <w:t xml:space="preserve"> </w:t>
      </w:r>
      <w:r w:rsidR="00F81947" w:rsidRPr="00344661">
        <w:rPr>
          <w:rFonts w:ascii="Times New Roman" w:hAnsi="Times New Roman" w:cs="Times New Roman"/>
          <w:b/>
          <w:bCs/>
          <w:sz w:val="24"/>
          <w:szCs w:val="24"/>
        </w:rPr>
        <w:t xml:space="preserve">– Agency Highlights </w:t>
      </w:r>
    </w:p>
    <w:p w14:paraId="34923C8A" w14:textId="77777777" w:rsidR="00F81947" w:rsidRPr="00344661" w:rsidRDefault="00F81947" w:rsidP="00F81947">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4EFA4DED" w14:textId="27103020" w:rsidR="001D7348" w:rsidRPr="001D7348" w:rsidRDefault="001D7348" w:rsidP="001D734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i/>
          <w:iCs/>
          <w:sz w:val="24"/>
          <w:szCs w:val="24"/>
        </w:rPr>
      </w:pPr>
      <w:r w:rsidRPr="001D7348">
        <w:rPr>
          <w:rFonts w:ascii="Times New Roman" w:hAnsi="Times New Roman" w:cs="Times New Roman"/>
          <w:b/>
          <w:bCs/>
          <w:i/>
          <w:iCs/>
          <w:sz w:val="24"/>
          <w:szCs w:val="24"/>
        </w:rPr>
        <w:t>Health and Human Services</w:t>
      </w:r>
    </w:p>
    <w:p w14:paraId="7E8EC649" w14:textId="6020DBF4" w:rsidR="001D7348" w:rsidRDefault="001D7348" w:rsidP="001D734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0D59A5">
        <w:rPr>
          <w:rFonts w:ascii="Times New Roman" w:hAnsi="Times New Roman" w:cs="Times New Roman"/>
          <w:sz w:val="24"/>
          <w:szCs w:val="24"/>
        </w:rPr>
        <w:t xml:space="preserve">The mission of the Department of Health and Human Services includes the advancement of life saving research and innovation to drive towards greater health outcomes for all Americans. The Administration for Strategic Preparedness and Response (ASPR) Industrial Base Management program secures supply chain resilience and stores the innovative MCMs needed to respond to public health crises. ARPA-H embraces an innovative approach to overcoming challenges through research. The program established the Project Accelerator Transition Innovation Office (PATIO) which transitions biomedical solutions from research to real world deployment. BARDA establishes coordinated research partnerships, while working to analyze necessary budget considerations to consistently update estimates of financial requirements for </w:t>
      </w:r>
      <w:r w:rsidR="00D251BA">
        <w:rPr>
          <w:rFonts w:ascii="Times New Roman" w:hAnsi="Times New Roman" w:cs="Times New Roman"/>
          <w:sz w:val="24"/>
          <w:szCs w:val="24"/>
        </w:rPr>
        <w:t>R&amp;D</w:t>
      </w:r>
      <w:r w:rsidRPr="000D59A5">
        <w:rPr>
          <w:rFonts w:ascii="Times New Roman" w:hAnsi="Times New Roman" w:cs="Times New Roman"/>
          <w:sz w:val="24"/>
          <w:szCs w:val="24"/>
        </w:rPr>
        <w:t xml:space="preserve"> success.</w:t>
      </w:r>
    </w:p>
    <w:p w14:paraId="7C42A963" w14:textId="77777777" w:rsidR="001D7348" w:rsidRPr="000D59A5" w:rsidRDefault="001D7348" w:rsidP="001D734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692955C5" w14:textId="7537B1BA" w:rsidR="00F81947" w:rsidRPr="00FA71BC" w:rsidRDefault="00F81947" w:rsidP="001D734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bookmarkStart w:id="25" w:name="_Hlk155600726"/>
      <w:bookmarkStart w:id="26" w:name="_Hlk155600642"/>
      <w:bookmarkStart w:id="27" w:name="_Hlk155600590"/>
      <w:commentRangeStart w:id="28"/>
      <w:r>
        <w:rPr>
          <w:rFonts w:ascii="Times New Roman" w:hAnsi="Times New Roman" w:cs="Times New Roman"/>
          <w:b/>
          <w:bCs/>
          <w:i/>
          <w:iCs/>
          <w:sz w:val="24"/>
          <w:szCs w:val="24"/>
        </w:rPr>
        <w:t>Department of Veterans’ Affairs</w:t>
      </w:r>
      <w:bookmarkEnd w:id="25"/>
      <w:ins w:id="29" w:author="Wynne, Marc A." w:date="2024-01-09T10:06:00Z">
        <w:r w:rsidR="008E4B7E">
          <w:rPr>
            <w:rFonts w:ascii="Times New Roman" w:hAnsi="Times New Roman" w:cs="Times New Roman"/>
            <w:b/>
            <w:bCs/>
            <w:i/>
            <w:iCs/>
            <w:sz w:val="24"/>
            <w:szCs w:val="24"/>
          </w:rPr>
          <w:t xml:space="preserve"> (VA)</w:t>
        </w:r>
      </w:ins>
      <w:commentRangeEnd w:id="28"/>
      <w:ins w:id="30" w:author="Wynne, Marc A." w:date="2024-01-09T10:14:00Z">
        <w:r w:rsidR="008F62CB">
          <w:rPr>
            <w:rStyle w:val="CommentReference"/>
            <w:rFonts w:ascii="Arial" w:eastAsia="Times New Roman" w:hAnsi="Arial"/>
          </w:rPr>
          <w:commentReference w:id="28"/>
        </w:r>
      </w:ins>
    </w:p>
    <w:p w14:paraId="26483133" w14:textId="49D729CF" w:rsidR="00160630" w:rsidRDefault="00304909" w:rsidP="00F81947">
      <w:pPr>
        <w:pBdr>
          <w:top w:val="single" w:sz="4" w:space="1" w:color="auto"/>
          <w:left w:val="single" w:sz="4" w:space="4" w:color="auto"/>
          <w:bottom w:val="single" w:sz="4" w:space="1" w:color="auto"/>
          <w:right w:val="single" w:sz="4" w:space="4" w:color="auto"/>
        </w:pBdr>
        <w:spacing w:after="0" w:line="240" w:lineRule="auto"/>
        <w:contextualSpacing/>
        <w:rPr>
          <w:ins w:id="31" w:author="Wynne, Marc A." w:date="2024-01-08T10:34:00Z"/>
          <w:rFonts w:ascii="Times New Roman" w:hAnsi="Times New Roman" w:cs="Times New Roman"/>
          <w:sz w:val="24"/>
          <w:szCs w:val="24"/>
        </w:rPr>
      </w:pPr>
      <w:ins w:id="32" w:author="Wynne, Marc A." w:date="2024-01-08T10:24:00Z">
        <w:r w:rsidRPr="002C70D2">
          <w:rPr>
            <w:rFonts w:ascii="Times New Roman" w:hAnsi="Times New Roman" w:cs="Times New Roman"/>
            <w:sz w:val="24"/>
            <w:szCs w:val="24"/>
          </w:rPr>
          <w:t>VA's Million Veteran Program (MVP) is a national research program looking at how genes, lifestyle, military experiences, and exposures affect health and wellness in Veterans.</w:t>
        </w:r>
        <w:r w:rsidRPr="00304909">
          <w:rPr>
            <w:rFonts w:ascii="Times New Roman" w:hAnsi="Times New Roman" w:cs="Times New Roman"/>
            <w:sz w:val="24"/>
            <w:szCs w:val="24"/>
          </w:rPr>
          <w:t xml:space="preserve"> </w:t>
        </w:r>
        <w:r w:rsidRPr="002C70D2">
          <w:rPr>
            <w:rFonts w:ascii="Times New Roman" w:hAnsi="Times New Roman" w:cs="Times New Roman"/>
            <w:sz w:val="24"/>
            <w:szCs w:val="24"/>
          </w:rPr>
          <w:t>Since launching in 2011, 1 million Veterans have joined MVP</w:t>
        </w:r>
        <w:r w:rsidRPr="00304909">
          <w:rPr>
            <w:rFonts w:ascii="Times New Roman" w:hAnsi="Times New Roman" w:cs="Times New Roman"/>
            <w:sz w:val="24"/>
            <w:szCs w:val="24"/>
          </w:rPr>
          <w:t xml:space="preserve"> reflecting the diversity of the Veteran population. More than 25% of the volunteers are from minority populations, and 10% are women. MVP also includes more people of African ancestry than any research program in the world. MVP is focused on enhancing</w:t>
        </w:r>
        <w:r w:rsidRPr="002C70D2">
          <w:rPr>
            <w:rFonts w:ascii="Times New Roman" w:hAnsi="Times New Roman" w:cs="Times New Roman"/>
            <w:sz w:val="24"/>
            <w:szCs w:val="24"/>
          </w:rPr>
          <w:t xml:space="preserve"> health care </w:t>
        </w:r>
        <w:r w:rsidRPr="00304909">
          <w:rPr>
            <w:rFonts w:ascii="Times New Roman" w:hAnsi="Times New Roman" w:cs="Times New Roman"/>
            <w:sz w:val="24"/>
            <w:szCs w:val="24"/>
          </w:rPr>
          <w:t>through improved detection, prevention, and treatment of health conditions affecting Veterans and, ultimately, all Americans. To date, MVP data has been used in more than 350 peer-reviewed research publications about a wide range of health conditions – including cancer, diabetes, PTSD, suicide prevention, Alzheimer’s disease, cardiovascular diseases, kidney disease, and more.</w:t>
        </w:r>
      </w:ins>
    </w:p>
    <w:p w14:paraId="5E6BD173" w14:textId="77777777" w:rsidR="00102ECE" w:rsidRDefault="00102ECE" w:rsidP="00F81947">
      <w:pPr>
        <w:pBdr>
          <w:top w:val="single" w:sz="4" w:space="1" w:color="auto"/>
          <w:left w:val="single" w:sz="4" w:space="4" w:color="auto"/>
          <w:bottom w:val="single" w:sz="4" w:space="1" w:color="auto"/>
          <w:right w:val="single" w:sz="4" w:space="4" w:color="auto"/>
        </w:pBdr>
        <w:spacing w:after="0" w:line="240" w:lineRule="auto"/>
        <w:contextualSpacing/>
        <w:rPr>
          <w:ins w:id="33" w:author="Wynne, Marc A." w:date="2024-01-08T10:04:00Z"/>
          <w:rFonts w:ascii="Times New Roman" w:hAnsi="Times New Roman" w:cs="Times New Roman"/>
          <w:sz w:val="24"/>
          <w:szCs w:val="24"/>
        </w:rPr>
      </w:pPr>
    </w:p>
    <w:p w14:paraId="44718E1B" w14:textId="76ABC1F6" w:rsidR="00F81947" w:rsidRPr="00F81947" w:rsidDel="00304909" w:rsidRDefault="00F81947" w:rsidP="00F81947">
      <w:pPr>
        <w:pBdr>
          <w:top w:val="single" w:sz="4" w:space="1" w:color="auto"/>
          <w:left w:val="single" w:sz="4" w:space="4" w:color="auto"/>
          <w:bottom w:val="single" w:sz="4" w:space="1" w:color="auto"/>
          <w:right w:val="single" w:sz="4" w:space="4" w:color="auto"/>
        </w:pBdr>
        <w:spacing w:after="0" w:line="240" w:lineRule="auto"/>
        <w:contextualSpacing/>
        <w:rPr>
          <w:del w:id="34" w:author="Wynne, Marc A." w:date="2024-01-08T10:24:00Z"/>
          <w:rFonts w:ascii="Times New Roman" w:hAnsi="Times New Roman" w:cs="Times New Roman"/>
          <w:sz w:val="24"/>
          <w:szCs w:val="24"/>
        </w:rPr>
      </w:pPr>
      <w:del w:id="35" w:author="Wynne, Marc A." w:date="2024-01-08T10:24:00Z">
        <w:r w:rsidRPr="00F81947" w:rsidDel="00304909">
          <w:rPr>
            <w:rFonts w:ascii="Times New Roman" w:hAnsi="Times New Roman" w:cs="Times New Roman"/>
            <w:sz w:val="24"/>
            <w:szCs w:val="24"/>
          </w:rPr>
          <w:delText>In support of female veterans, the Department of Veteran Affairs is providing greater access to clinical trails through the VA National Tele Oncology (NTO) program and working with the Women’s Health Practice Based Research Network to advance research and initiate new cancer activities with other agencies, including NCI and the Department of Defense, to not only support women’s cancer research, but also remove barriers precluding some patients from precision oncology and potential genomic insights</w:delText>
        </w:r>
        <w:bookmarkEnd w:id="26"/>
        <w:r w:rsidRPr="00F81947" w:rsidDel="00304909">
          <w:rPr>
            <w:rFonts w:ascii="Times New Roman" w:hAnsi="Times New Roman" w:cs="Times New Roman"/>
            <w:sz w:val="24"/>
            <w:szCs w:val="24"/>
          </w:rPr>
          <w:delText>.</w:delText>
        </w:r>
      </w:del>
    </w:p>
    <w:bookmarkEnd w:id="27"/>
    <w:p w14:paraId="44A73DC1" w14:textId="77777777" w:rsidR="00F81947" w:rsidRDefault="00F81947" w:rsidP="00F81947">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i/>
          <w:iCs/>
          <w:sz w:val="24"/>
          <w:szCs w:val="24"/>
        </w:rPr>
      </w:pPr>
    </w:p>
    <w:p w14:paraId="5EF8EC67" w14:textId="63F47450" w:rsidR="00F81947" w:rsidRPr="00FA71BC" w:rsidRDefault="00F81947" w:rsidP="00FA71B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Environmental Protection Agency</w:t>
      </w:r>
    </w:p>
    <w:p w14:paraId="2F3BB18F" w14:textId="58F0E86A" w:rsidR="00F81947" w:rsidRPr="00F81947" w:rsidRDefault="00F81947" w:rsidP="00F81947">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F81947">
        <w:rPr>
          <w:rFonts w:ascii="Times New Roman" w:hAnsi="Times New Roman" w:cs="Times New Roman"/>
          <w:sz w:val="24"/>
          <w:szCs w:val="24"/>
        </w:rPr>
        <w:t xml:space="preserve">By taking actions that boost U.S. supply chain resilience, reduce foreign dependence for critical health supplies, leverage impactful public-private research partnerships, and invest in the development of high-impact technologies while transitioning these technologies to the commercial market, the U.S. government is well positioned to deliver on any </w:t>
      </w:r>
      <w:r w:rsidR="0092735D" w:rsidRPr="00F81947">
        <w:rPr>
          <w:rFonts w:ascii="Times New Roman" w:hAnsi="Times New Roman" w:cs="Times New Roman"/>
          <w:sz w:val="24"/>
          <w:szCs w:val="24"/>
        </w:rPr>
        <w:t>health-related</w:t>
      </w:r>
      <w:r w:rsidRPr="00F81947">
        <w:rPr>
          <w:rFonts w:ascii="Times New Roman" w:hAnsi="Times New Roman" w:cs="Times New Roman"/>
          <w:sz w:val="24"/>
          <w:szCs w:val="24"/>
        </w:rPr>
        <w:t xml:space="preserve"> </w:t>
      </w:r>
      <w:r w:rsidR="00D251BA">
        <w:rPr>
          <w:rFonts w:ascii="Times New Roman" w:hAnsi="Times New Roman" w:cs="Times New Roman"/>
          <w:sz w:val="24"/>
          <w:szCs w:val="24"/>
        </w:rPr>
        <w:t>R&amp;D</w:t>
      </w:r>
      <w:r w:rsidRPr="00F81947">
        <w:rPr>
          <w:rFonts w:ascii="Times New Roman" w:hAnsi="Times New Roman" w:cs="Times New Roman"/>
          <w:sz w:val="24"/>
          <w:szCs w:val="24"/>
        </w:rPr>
        <w:t xml:space="preserve"> needs. Departments and Agencies responsible for environmental regulation and quality must also consider health, as in the case of the EPA which orients health </w:t>
      </w:r>
      <w:r w:rsidR="00D251BA">
        <w:rPr>
          <w:rFonts w:ascii="Times New Roman" w:hAnsi="Times New Roman" w:cs="Times New Roman"/>
          <w:sz w:val="24"/>
          <w:szCs w:val="24"/>
        </w:rPr>
        <w:t>R&amp;D</w:t>
      </w:r>
      <w:r w:rsidRPr="00F81947">
        <w:rPr>
          <w:rFonts w:ascii="Times New Roman" w:hAnsi="Times New Roman" w:cs="Times New Roman"/>
          <w:sz w:val="24"/>
          <w:szCs w:val="24"/>
        </w:rPr>
        <w:t xml:space="preserve"> around investigating solutions to climate change, inequitable access to environmental services, and access to natural resources with the goal of leveraging environmental health and improvement to benefit human health throughout the nation. </w:t>
      </w:r>
    </w:p>
    <w:p w14:paraId="16643E2C" w14:textId="77777777" w:rsidR="00F81947" w:rsidRDefault="00F81947" w:rsidP="00F81947">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1EB1DF79" w14:textId="76229F2A" w:rsidR="00F81947" w:rsidRPr="00FA71BC" w:rsidRDefault="00F81947" w:rsidP="00FA71B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Department of Agriculture</w:t>
      </w:r>
    </w:p>
    <w:p w14:paraId="598F7A13" w14:textId="7A620A1B" w:rsidR="00F81947" w:rsidRPr="000D59A5" w:rsidRDefault="00F81947" w:rsidP="00F81947">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F81947">
        <w:rPr>
          <w:rFonts w:ascii="Times New Roman" w:hAnsi="Times New Roman" w:cs="Times New Roman"/>
          <w:sz w:val="24"/>
          <w:szCs w:val="24"/>
        </w:rPr>
        <w:t xml:space="preserve">The USDA supports efforts to ensure equal access to healthy, </w:t>
      </w:r>
      <w:proofErr w:type="gramStart"/>
      <w:r w:rsidRPr="00F81947">
        <w:rPr>
          <w:rFonts w:ascii="Times New Roman" w:hAnsi="Times New Roman" w:cs="Times New Roman"/>
          <w:sz w:val="24"/>
          <w:szCs w:val="24"/>
        </w:rPr>
        <w:t>safe</w:t>
      </w:r>
      <w:proofErr w:type="gramEnd"/>
      <w:r w:rsidRPr="00F81947">
        <w:rPr>
          <w:rFonts w:ascii="Times New Roman" w:hAnsi="Times New Roman" w:cs="Times New Roman"/>
          <w:sz w:val="24"/>
          <w:szCs w:val="24"/>
        </w:rPr>
        <w:t xml:space="preserve"> and affordable foods through research and evaluation, nutrition assistance programs impacting food insecurity, nutrition, and health as well as sustainable agricultural systems research to promote transformational changes in the U.S. food and agriculture system. </w:t>
      </w:r>
    </w:p>
    <w:p w14:paraId="704B18D2" w14:textId="77777777" w:rsidR="00F81947" w:rsidRDefault="00F81947" w:rsidP="00F81947">
      <w:pPr>
        <w:spacing w:after="0" w:line="240" w:lineRule="auto"/>
        <w:contextualSpacing/>
        <w:rPr>
          <w:rFonts w:ascii="Times New Roman" w:hAnsi="Times New Roman" w:cs="Times New Roman"/>
          <w:kern w:val="32"/>
          <w:sz w:val="24"/>
          <w:szCs w:val="24"/>
        </w:rPr>
      </w:pPr>
    </w:p>
    <w:p w14:paraId="087BBD3F" w14:textId="47AB90BC" w:rsidR="00141246" w:rsidRPr="00FA71BC" w:rsidRDefault="00141246" w:rsidP="000D59A5">
      <w:pPr>
        <w:spacing w:after="0" w:line="240" w:lineRule="auto"/>
        <w:contextualSpacing/>
        <w:rPr>
          <w:rFonts w:ascii="Times New Roman" w:hAnsi="Times New Roman" w:cs="Times New Roman"/>
          <w:b/>
          <w:sz w:val="24"/>
          <w:szCs w:val="24"/>
          <w:u w:val="single"/>
        </w:rPr>
      </w:pPr>
      <w:r w:rsidRPr="00344661">
        <w:rPr>
          <w:rFonts w:ascii="Times New Roman" w:hAnsi="Times New Roman" w:cs="Times New Roman"/>
          <w:b/>
          <w:bCs/>
          <w:sz w:val="24"/>
          <w:szCs w:val="24"/>
          <w:u w:val="single"/>
        </w:rPr>
        <w:t>Research to Address Inequities</w:t>
      </w:r>
    </w:p>
    <w:p w14:paraId="1DA35B22" w14:textId="4EEE577D" w:rsidR="00D817E0" w:rsidRDefault="009D4972" w:rsidP="205B5BD0">
      <w:pPr>
        <w:pStyle w:val="BodyText"/>
        <w:spacing w:after="0" w:line="240" w:lineRule="auto"/>
        <w:ind w:firstLine="0"/>
        <w:contextualSpacing/>
      </w:pPr>
      <w:bookmarkStart w:id="36" w:name="_Hlk152679413"/>
      <w:r>
        <w:t xml:space="preserve">To achieve the vibrant and innovative future </w:t>
      </w:r>
      <w:r w:rsidR="00FA71BC">
        <w:t>we seek</w:t>
      </w:r>
      <w:r>
        <w:t xml:space="preserve">, </w:t>
      </w:r>
      <w:r w:rsidR="00BB7202">
        <w:t xml:space="preserve">we must, as the President says, “channel the full talents of </w:t>
      </w:r>
      <w:r w:rsidR="00BB7202" w:rsidRPr="000D59A5">
        <w:rPr>
          <w:i/>
          <w:iCs/>
        </w:rPr>
        <w:t>all</w:t>
      </w:r>
      <w:r w:rsidR="00BB7202">
        <w:t xml:space="preserve"> our people”</w:t>
      </w:r>
      <w:r>
        <w:t xml:space="preserve">. </w:t>
      </w:r>
      <w:r w:rsidR="000F0DDD" w:rsidRPr="00344661">
        <w:t>The U</w:t>
      </w:r>
      <w:r w:rsidR="003E7380">
        <w:t>nited States</w:t>
      </w:r>
      <w:r w:rsidR="000F0DDD" w:rsidRPr="00344661">
        <w:t xml:space="preserve"> </w:t>
      </w:r>
      <w:r w:rsidR="000F585C">
        <w:t>continue</w:t>
      </w:r>
      <w:r w:rsidR="00BB7202">
        <w:t>s</w:t>
      </w:r>
      <w:r w:rsidR="000F585C">
        <w:t xml:space="preserve"> to</w:t>
      </w:r>
      <w:r w:rsidR="000F585C" w:rsidRPr="00344661">
        <w:t xml:space="preserve"> </w:t>
      </w:r>
      <w:r w:rsidR="000F0DDD" w:rsidRPr="00344661">
        <w:t>promot</w:t>
      </w:r>
      <w:r w:rsidR="00EE4E33">
        <w:t>e</w:t>
      </w:r>
      <w:r w:rsidR="000F0DDD" w:rsidRPr="00344661">
        <w:t xml:space="preserve"> and invest in programs to develop a diverse STEM workforce</w:t>
      </w:r>
      <w:r w:rsidR="000F585C">
        <w:t>.</w:t>
      </w:r>
      <w:r w:rsidR="000F0DDD" w:rsidRPr="00344661">
        <w:t xml:space="preserve"> </w:t>
      </w:r>
      <w:r w:rsidR="00BF26F8">
        <w:t>T</w:t>
      </w:r>
      <w:r w:rsidR="00D51585">
        <w:t xml:space="preserve">he Biden-Harris </w:t>
      </w:r>
      <w:r w:rsidR="00BB7202">
        <w:t>A</w:t>
      </w:r>
      <w:r w:rsidR="00D51585">
        <w:t>dministration is dedicated to this effort t</w:t>
      </w:r>
      <w:r w:rsidR="000F0DDD" w:rsidRPr="00344661">
        <w:t>hrough initiatives focused on undergraduate and graduate training opportunities, programs that increase engagement with students in Historically Black Colleges and Universities (HBCUs), Minority-Serving Institutions (MSIs), and Hispanic-Serving Institutions (HSIs), a</w:t>
      </w:r>
      <w:r w:rsidR="003E7380">
        <w:t>nd</w:t>
      </w:r>
      <w:r w:rsidR="000F0DDD" w:rsidRPr="00344661">
        <w:t xml:space="preserve"> </w:t>
      </w:r>
      <w:r w:rsidR="00BB7202">
        <w:t xml:space="preserve">broadening access to </w:t>
      </w:r>
      <w:proofErr w:type="gramStart"/>
      <w:r w:rsidR="00BB7202">
        <w:t>publicly-funded</w:t>
      </w:r>
      <w:proofErr w:type="gramEnd"/>
      <w:r w:rsidR="00BB7202">
        <w:t xml:space="preserve"> research. </w:t>
      </w:r>
      <w:r w:rsidR="000F0DDD" w:rsidRPr="00344661">
        <w:t xml:space="preserve"> </w:t>
      </w:r>
    </w:p>
    <w:p w14:paraId="708D7F91" w14:textId="77777777" w:rsidR="000F0DDD" w:rsidRPr="00344661" w:rsidRDefault="000F0DDD" w:rsidP="000D59A5">
      <w:pPr>
        <w:spacing w:after="0" w:line="240" w:lineRule="auto"/>
        <w:contextualSpacing/>
        <w:rPr>
          <w:rFonts w:ascii="Times New Roman" w:hAnsi="Times New Roman" w:cs="Times New Roman"/>
          <w:b/>
          <w:bCs/>
          <w:sz w:val="24"/>
          <w:szCs w:val="24"/>
        </w:rPr>
      </w:pPr>
    </w:p>
    <w:p w14:paraId="65A8FE4D" w14:textId="5CD2AAB4" w:rsidR="000F0DDD" w:rsidRPr="00FA71BC" w:rsidRDefault="00A53155" w:rsidP="000D59A5">
      <w:pPr>
        <w:pBdr>
          <w:top w:val="single" w:sz="4" w:space="1" w:color="auto"/>
          <w:left w:val="single" w:sz="4" w:space="4" w:color="auto"/>
          <w:bottom w:val="single" w:sz="4" w:space="31" w:color="auto"/>
          <w:right w:val="single" w:sz="4" w:space="4" w:color="auto"/>
        </w:pBdr>
        <w:spacing w:after="0" w:line="240" w:lineRule="auto"/>
        <w:contextualSpacing/>
        <w:rPr>
          <w:rFonts w:ascii="Times New Roman" w:hAnsi="Times New Roman" w:cs="Times New Roman"/>
          <w:b/>
          <w:sz w:val="24"/>
          <w:szCs w:val="24"/>
        </w:rPr>
      </w:pPr>
      <w:r w:rsidRPr="000D59A5">
        <w:rPr>
          <w:rFonts w:ascii="Times New Roman" w:hAnsi="Times New Roman" w:cs="Times New Roman"/>
          <w:b/>
          <w:bCs/>
          <w:sz w:val="24"/>
          <w:szCs w:val="24"/>
          <w:u w:val="single"/>
        </w:rPr>
        <w:t>Research to Address Inequities</w:t>
      </w:r>
      <w:r>
        <w:rPr>
          <w:rFonts w:ascii="Times New Roman" w:hAnsi="Times New Roman" w:cs="Times New Roman"/>
          <w:b/>
          <w:bCs/>
          <w:sz w:val="24"/>
          <w:szCs w:val="24"/>
        </w:rPr>
        <w:t xml:space="preserve"> – Agency Highlights </w:t>
      </w:r>
    </w:p>
    <w:p w14:paraId="64D8DA68" w14:textId="77777777" w:rsidR="00A53155" w:rsidRPr="00344661" w:rsidRDefault="00A53155" w:rsidP="000D59A5">
      <w:pPr>
        <w:pBdr>
          <w:top w:val="single" w:sz="4" w:space="1" w:color="auto"/>
          <w:left w:val="single" w:sz="4" w:space="4" w:color="auto"/>
          <w:bottom w:val="single" w:sz="4" w:space="31" w:color="auto"/>
          <w:right w:val="single" w:sz="4" w:space="4" w:color="auto"/>
        </w:pBdr>
        <w:spacing w:after="0" w:line="240" w:lineRule="auto"/>
        <w:contextualSpacing/>
        <w:rPr>
          <w:rFonts w:ascii="Times New Roman" w:hAnsi="Times New Roman" w:cs="Times New Roman"/>
          <w:b/>
          <w:bCs/>
          <w:sz w:val="24"/>
          <w:szCs w:val="24"/>
        </w:rPr>
      </w:pPr>
    </w:p>
    <w:p w14:paraId="3AC1860D" w14:textId="250ED706" w:rsidR="003E7380" w:rsidRPr="00FA71BC" w:rsidRDefault="000F0DDD" w:rsidP="000D59A5">
      <w:pPr>
        <w:pBdr>
          <w:top w:val="single" w:sz="4" w:space="1" w:color="auto"/>
          <w:left w:val="single" w:sz="4" w:space="4" w:color="auto"/>
          <w:bottom w:val="single" w:sz="4" w:space="31" w:color="auto"/>
          <w:right w:val="single" w:sz="4" w:space="4" w:color="auto"/>
        </w:pBdr>
        <w:spacing w:after="0" w:line="240" w:lineRule="auto"/>
        <w:contextualSpacing/>
        <w:rPr>
          <w:rFonts w:ascii="Times New Roman" w:hAnsi="Times New Roman" w:cs="Times New Roman"/>
          <w:sz w:val="24"/>
          <w:szCs w:val="24"/>
        </w:rPr>
      </w:pPr>
      <w:r w:rsidRPr="000D59A5">
        <w:rPr>
          <w:rFonts w:ascii="Times New Roman" w:hAnsi="Times New Roman" w:cs="Times New Roman"/>
          <w:b/>
          <w:bCs/>
          <w:sz w:val="24"/>
          <w:szCs w:val="24"/>
        </w:rPr>
        <w:t>National Science Foundation</w:t>
      </w:r>
      <w:r w:rsidRPr="00344661">
        <w:rPr>
          <w:rFonts w:ascii="Times New Roman" w:hAnsi="Times New Roman" w:cs="Times New Roman"/>
          <w:sz w:val="24"/>
          <w:szCs w:val="24"/>
        </w:rPr>
        <w:t xml:space="preserve"> </w:t>
      </w:r>
    </w:p>
    <w:p w14:paraId="096C2292" w14:textId="0F1A48FF" w:rsidR="003E7380" w:rsidRPr="00FA71BC" w:rsidRDefault="003E7380" w:rsidP="000D59A5">
      <w:pPr>
        <w:pBdr>
          <w:top w:val="single" w:sz="4" w:space="1" w:color="auto"/>
          <w:left w:val="single" w:sz="4" w:space="4" w:color="auto"/>
          <w:bottom w:val="single" w:sz="4" w:space="31" w:color="auto"/>
          <w:right w:val="single" w:sz="4" w:space="4" w:color="auto"/>
        </w:pBdr>
        <w:spacing w:after="0" w:line="240" w:lineRule="auto"/>
        <w:contextualSpacing/>
        <w:rPr>
          <w:rFonts w:ascii="Times New Roman" w:hAnsi="Times New Roman" w:cs="Times New Roman"/>
          <w:b/>
          <w:sz w:val="24"/>
          <w:szCs w:val="24"/>
        </w:rPr>
      </w:pPr>
      <w:r>
        <w:rPr>
          <w:rFonts w:ascii="Times New Roman" w:hAnsi="Times New Roman" w:cs="Times New Roman"/>
          <w:sz w:val="24"/>
          <w:szCs w:val="24"/>
        </w:rPr>
        <w:t xml:space="preserve">The National Science Foundation </w:t>
      </w:r>
      <w:r w:rsidR="000F0DDD" w:rsidRPr="00344661">
        <w:rPr>
          <w:rFonts w:ascii="Times New Roman" w:hAnsi="Times New Roman" w:cs="Times New Roman"/>
          <w:sz w:val="24"/>
          <w:szCs w:val="24"/>
        </w:rPr>
        <w:t>(NSF) is committed to bringing the “missing million</w:t>
      </w:r>
      <w:r w:rsidR="004D055D">
        <w:rPr>
          <w:rFonts w:ascii="Times New Roman" w:hAnsi="Times New Roman" w:cs="Times New Roman"/>
          <w:sz w:val="24"/>
          <w:szCs w:val="24"/>
        </w:rPr>
        <w:t>s</w:t>
      </w:r>
      <w:r w:rsidR="000F0DDD" w:rsidRPr="00344661">
        <w:rPr>
          <w:rFonts w:ascii="Times New Roman" w:hAnsi="Times New Roman" w:cs="Times New Roman"/>
          <w:sz w:val="24"/>
          <w:szCs w:val="24"/>
        </w:rPr>
        <w:t>” into the STEM workforce. Through the Create Opportunities Everywhere Program, the NSF is working to attract the talents of Americans from underrepresented groups in STEM. NSF is intentionally engaging Minority Serving Institutions (MSIs) and Emerging Research Institutions (ERIs) and through the CHIPS Act, the NSF is authorized to support more pathways for diverse individuals through scholarships, fellows, traineeships, and project activities that enrich STEM education at all levels. NSF’s commitment to finding talent provides opportunities that lead to a well-paid workforce and a vibrant U.S. economy.</w:t>
      </w:r>
    </w:p>
    <w:p w14:paraId="1E50E3DD" w14:textId="77777777" w:rsidR="00BF26F8" w:rsidRDefault="00BF26F8" w:rsidP="000D59A5">
      <w:pPr>
        <w:pBdr>
          <w:top w:val="single" w:sz="4" w:space="1" w:color="auto"/>
          <w:left w:val="single" w:sz="4" w:space="4" w:color="auto"/>
          <w:bottom w:val="single" w:sz="4" w:space="31" w:color="auto"/>
          <w:right w:val="single" w:sz="4" w:space="4" w:color="auto"/>
        </w:pBdr>
        <w:spacing w:after="0" w:line="240" w:lineRule="auto"/>
        <w:contextualSpacing/>
        <w:rPr>
          <w:rFonts w:ascii="Times New Roman" w:hAnsi="Times New Roman" w:cs="Times New Roman"/>
          <w:b/>
          <w:bCs/>
          <w:sz w:val="24"/>
          <w:szCs w:val="24"/>
        </w:rPr>
      </w:pPr>
    </w:p>
    <w:p w14:paraId="34CDEB6A" w14:textId="49C8BC7C" w:rsidR="003E7380" w:rsidRPr="00FA71BC" w:rsidRDefault="000F0DDD" w:rsidP="000D59A5">
      <w:pPr>
        <w:pBdr>
          <w:top w:val="single" w:sz="4" w:space="1" w:color="auto"/>
          <w:left w:val="single" w:sz="4" w:space="4" w:color="auto"/>
          <w:bottom w:val="single" w:sz="4" w:space="31" w:color="auto"/>
          <w:right w:val="single" w:sz="4" w:space="4" w:color="auto"/>
        </w:pBdr>
        <w:spacing w:after="0" w:line="240" w:lineRule="auto"/>
        <w:contextualSpacing/>
        <w:rPr>
          <w:rFonts w:ascii="Times New Roman" w:hAnsi="Times New Roman" w:cs="Times New Roman"/>
          <w:sz w:val="24"/>
          <w:szCs w:val="24"/>
        </w:rPr>
      </w:pPr>
      <w:r w:rsidRPr="000D59A5">
        <w:rPr>
          <w:rFonts w:ascii="Times New Roman" w:hAnsi="Times New Roman" w:cs="Times New Roman"/>
          <w:b/>
          <w:bCs/>
          <w:sz w:val="24"/>
          <w:szCs w:val="24"/>
        </w:rPr>
        <w:t>Department of Commerce</w:t>
      </w:r>
      <w:r w:rsidRPr="00344661">
        <w:rPr>
          <w:rFonts w:ascii="Times New Roman" w:hAnsi="Times New Roman" w:cs="Times New Roman"/>
          <w:sz w:val="24"/>
          <w:szCs w:val="24"/>
        </w:rPr>
        <w:t xml:space="preserve"> </w:t>
      </w:r>
    </w:p>
    <w:p w14:paraId="2A66ED15" w14:textId="1EAC0A34" w:rsidR="00BF26F8" w:rsidRPr="00FA71BC" w:rsidRDefault="003E7380" w:rsidP="000D59A5">
      <w:pPr>
        <w:pBdr>
          <w:top w:val="single" w:sz="4" w:space="1" w:color="auto"/>
          <w:left w:val="single" w:sz="4" w:space="4" w:color="auto"/>
          <w:bottom w:val="single" w:sz="4" w:space="31" w:color="auto"/>
          <w:right w:val="single" w:sz="4" w:space="4" w:color="auto"/>
        </w:pBd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The </w:t>
      </w:r>
      <w:r w:rsidRPr="003E7380">
        <w:rPr>
          <w:rFonts w:ascii="Times New Roman" w:hAnsi="Times New Roman" w:cs="Times New Roman"/>
          <w:sz w:val="24"/>
          <w:szCs w:val="24"/>
        </w:rPr>
        <w:t xml:space="preserve">National Oceanic and Atmospheric Administration </w:t>
      </w:r>
      <w:r>
        <w:rPr>
          <w:rFonts w:ascii="Times New Roman" w:hAnsi="Times New Roman" w:cs="Times New Roman"/>
          <w:sz w:val="24"/>
          <w:szCs w:val="24"/>
        </w:rPr>
        <w:t xml:space="preserve">(NOAA) </w:t>
      </w:r>
      <w:r w:rsidR="000F0DDD" w:rsidRPr="00344661">
        <w:rPr>
          <w:rFonts w:ascii="Times New Roman" w:hAnsi="Times New Roman" w:cs="Times New Roman"/>
          <w:sz w:val="24"/>
          <w:szCs w:val="24"/>
        </w:rPr>
        <w:t>is leveraging the insights of American citizens throughout the country and including their insights in research and weather monitoring</w:t>
      </w:r>
      <w:r>
        <w:rPr>
          <w:rFonts w:ascii="Times New Roman" w:hAnsi="Times New Roman" w:cs="Times New Roman"/>
          <w:sz w:val="24"/>
          <w:szCs w:val="24"/>
        </w:rPr>
        <w:t xml:space="preserve"> t</w:t>
      </w:r>
      <w:r w:rsidR="000F0DDD" w:rsidRPr="00344661">
        <w:rPr>
          <w:rFonts w:ascii="Times New Roman" w:hAnsi="Times New Roman" w:cs="Times New Roman"/>
          <w:sz w:val="24"/>
          <w:szCs w:val="24"/>
        </w:rPr>
        <w:t>hrough</w:t>
      </w:r>
      <w:r w:rsidR="00BF26F8">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0F0DDD" w:rsidRPr="00344661">
        <w:rPr>
          <w:rFonts w:ascii="Times New Roman" w:hAnsi="Times New Roman" w:cs="Times New Roman"/>
          <w:sz w:val="24"/>
          <w:szCs w:val="24"/>
        </w:rPr>
        <w:t>Citizen Science initiative</w:t>
      </w:r>
      <w:r>
        <w:rPr>
          <w:rFonts w:ascii="Times New Roman" w:hAnsi="Times New Roman" w:cs="Times New Roman"/>
          <w:sz w:val="24"/>
          <w:szCs w:val="24"/>
        </w:rPr>
        <w:t>. This effort to include American citizens in scientific research engages</w:t>
      </w:r>
      <w:r w:rsidR="00BF26F8">
        <w:rPr>
          <w:rFonts w:ascii="Times New Roman" w:hAnsi="Times New Roman" w:cs="Times New Roman"/>
          <w:sz w:val="24"/>
          <w:szCs w:val="24"/>
        </w:rPr>
        <w:t xml:space="preserve"> </w:t>
      </w:r>
      <w:r w:rsidR="000F0DDD" w:rsidRPr="00344661">
        <w:rPr>
          <w:rFonts w:ascii="Times New Roman" w:hAnsi="Times New Roman" w:cs="Times New Roman"/>
          <w:sz w:val="24"/>
          <w:szCs w:val="24"/>
        </w:rPr>
        <w:t>over 500,000 individuals from across the country each year. NOAA also provides research and experiential learning opportunities to prepare students from Minority Serving Institutions for careers in NOAA mission sciences.</w:t>
      </w:r>
    </w:p>
    <w:p w14:paraId="34CBAA2B" w14:textId="77777777" w:rsidR="003E7380" w:rsidRDefault="003E7380" w:rsidP="000D59A5">
      <w:pPr>
        <w:pBdr>
          <w:top w:val="single" w:sz="4" w:space="1" w:color="auto"/>
          <w:left w:val="single" w:sz="4" w:space="4" w:color="auto"/>
          <w:bottom w:val="single" w:sz="4" w:space="31" w:color="auto"/>
          <w:right w:val="single" w:sz="4" w:space="4" w:color="auto"/>
        </w:pBdr>
        <w:spacing w:after="0" w:line="240" w:lineRule="auto"/>
        <w:contextualSpacing/>
        <w:rPr>
          <w:rFonts w:ascii="Times New Roman" w:hAnsi="Times New Roman" w:cs="Times New Roman"/>
          <w:sz w:val="24"/>
          <w:szCs w:val="24"/>
        </w:rPr>
      </w:pPr>
    </w:p>
    <w:p w14:paraId="4386BF91" w14:textId="05BC5A7B" w:rsidR="003E7380" w:rsidRPr="00FA71BC" w:rsidRDefault="000F0DDD" w:rsidP="000D59A5">
      <w:pPr>
        <w:pBdr>
          <w:top w:val="single" w:sz="4" w:space="1" w:color="auto"/>
          <w:left w:val="single" w:sz="4" w:space="4" w:color="auto"/>
          <w:bottom w:val="single" w:sz="4" w:space="31" w:color="auto"/>
          <w:right w:val="single" w:sz="4" w:space="4" w:color="auto"/>
        </w:pBdr>
        <w:spacing w:after="0" w:line="240" w:lineRule="auto"/>
        <w:contextualSpacing/>
        <w:rPr>
          <w:rFonts w:ascii="Times New Roman" w:hAnsi="Times New Roman" w:cs="Times New Roman"/>
          <w:sz w:val="24"/>
          <w:szCs w:val="24"/>
        </w:rPr>
      </w:pPr>
      <w:r w:rsidRPr="000D59A5">
        <w:rPr>
          <w:rFonts w:ascii="Times New Roman" w:hAnsi="Times New Roman" w:cs="Times New Roman"/>
          <w:b/>
          <w:bCs/>
          <w:sz w:val="24"/>
          <w:szCs w:val="24"/>
        </w:rPr>
        <w:t>U.S. Department of Agriculture</w:t>
      </w:r>
      <w:r w:rsidRPr="00344661">
        <w:rPr>
          <w:rFonts w:ascii="Times New Roman" w:hAnsi="Times New Roman" w:cs="Times New Roman"/>
          <w:sz w:val="24"/>
          <w:szCs w:val="24"/>
        </w:rPr>
        <w:t xml:space="preserve"> </w:t>
      </w:r>
    </w:p>
    <w:p w14:paraId="678F27EC" w14:textId="49103678" w:rsidR="00BF26F8" w:rsidRPr="00FA71BC" w:rsidRDefault="003E7380" w:rsidP="000D59A5">
      <w:pPr>
        <w:pBdr>
          <w:top w:val="single" w:sz="4" w:space="1" w:color="auto"/>
          <w:left w:val="single" w:sz="4" w:space="4" w:color="auto"/>
          <w:bottom w:val="single" w:sz="4" w:space="31" w:color="auto"/>
          <w:right w:val="single" w:sz="4" w:space="4" w:color="auto"/>
        </w:pBd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The U.S. Department of Agriculture </w:t>
      </w:r>
      <w:r w:rsidR="000F0DDD" w:rsidRPr="00344661">
        <w:rPr>
          <w:rFonts w:ascii="Times New Roman" w:hAnsi="Times New Roman" w:cs="Times New Roman"/>
          <w:sz w:val="24"/>
          <w:szCs w:val="24"/>
        </w:rPr>
        <w:t xml:space="preserve">(USDA) conducts research to ensure that all Americans have access to healthy, safe, and affordable food. USDA is focused on creative and visionary projects that take a systems approach to significantly improve the supply of affordable, safe, nutritious, and accessible agricultural products for all Americans. </w:t>
      </w:r>
    </w:p>
    <w:p w14:paraId="00F58266" w14:textId="77777777" w:rsidR="003E7380" w:rsidRDefault="003E7380" w:rsidP="000D59A5">
      <w:pPr>
        <w:pBdr>
          <w:top w:val="single" w:sz="4" w:space="1" w:color="auto"/>
          <w:left w:val="single" w:sz="4" w:space="4" w:color="auto"/>
          <w:bottom w:val="single" w:sz="4" w:space="31" w:color="auto"/>
          <w:right w:val="single" w:sz="4" w:space="4" w:color="auto"/>
        </w:pBdr>
        <w:spacing w:after="0" w:line="240" w:lineRule="auto"/>
        <w:contextualSpacing/>
        <w:rPr>
          <w:rFonts w:ascii="Times New Roman" w:hAnsi="Times New Roman" w:cs="Times New Roman"/>
          <w:sz w:val="24"/>
          <w:szCs w:val="24"/>
        </w:rPr>
      </w:pPr>
    </w:p>
    <w:p w14:paraId="64E4D543" w14:textId="1EE6A2BA" w:rsidR="003E7380" w:rsidRPr="00FA71BC" w:rsidRDefault="000F0DDD" w:rsidP="000D59A5">
      <w:pPr>
        <w:pBdr>
          <w:top w:val="single" w:sz="4" w:space="1" w:color="auto"/>
          <w:left w:val="single" w:sz="4" w:space="4" w:color="auto"/>
          <w:bottom w:val="single" w:sz="4" w:space="31" w:color="auto"/>
          <w:right w:val="single" w:sz="4" w:space="4" w:color="auto"/>
        </w:pBdr>
        <w:autoSpaceDE w:val="0"/>
        <w:autoSpaceDN w:val="0"/>
        <w:adjustRightInd w:val="0"/>
        <w:spacing w:after="0" w:line="240" w:lineRule="auto"/>
        <w:contextualSpacing/>
        <w:rPr>
          <w:rFonts w:ascii="Times New Roman" w:hAnsi="Times New Roman" w:cs="Times New Roman"/>
          <w:sz w:val="24"/>
          <w:szCs w:val="24"/>
        </w:rPr>
      </w:pPr>
      <w:r w:rsidRPr="000D59A5">
        <w:rPr>
          <w:rFonts w:ascii="Times New Roman" w:hAnsi="Times New Roman" w:cs="Times New Roman"/>
          <w:b/>
          <w:bCs/>
          <w:sz w:val="24"/>
          <w:szCs w:val="24"/>
        </w:rPr>
        <w:t>Department of Health and Human Services</w:t>
      </w:r>
      <w:r w:rsidRPr="00344661">
        <w:rPr>
          <w:rFonts w:ascii="Times New Roman" w:hAnsi="Times New Roman" w:cs="Times New Roman"/>
          <w:sz w:val="24"/>
          <w:szCs w:val="24"/>
        </w:rPr>
        <w:t xml:space="preserve"> </w:t>
      </w:r>
    </w:p>
    <w:p w14:paraId="40797F9A" w14:textId="0DD16D61" w:rsidR="00BF26F8" w:rsidRDefault="000F0DDD" w:rsidP="000D59A5">
      <w:pPr>
        <w:pBdr>
          <w:top w:val="single" w:sz="4" w:space="1" w:color="auto"/>
          <w:left w:val="single" w:sz="4" w:space="4" w:color="auto"/>
          <w:bottom w:val="single" w:sz="4" w:space="31" w:color="auto"/>
          <w:right w:val="single" w:sz="4" w:space="4" w:color="auto"/>
        </w:pBdr>
        <w:autoSpaceDE w:val="0"/>
        <w:autoSpaceDN w:val="0"/>
        <w:adjustRightInd w:val="0"/>
        <w:spacing w:after="0" w:line="240" w:lineRule="auto"/>
        <w:contextualSpacing/>
        <w:rPr>
          <w:ins w:id="37" w:author="Wynne, Marc A." w:date="2024-01-08T10:03:00Z"/>
          <w:rFonts w:ascii="Times New Roman" w:eastAsia="Times New Roman" w:hAnsi="Times New Roman" w:cs="Times New Roman"/>
          <w:sz w:val="24"/>
          <w:szCs w:val="24"/>
        </w:rPr>
      </w:pPr>
      <w:r w:rsidRPr="00344661">
        <w:rPr>
          <w:rFonts w:ascii="Times New Roman" w:hAnsi="Times New Roman" w:cs="Times New Roman"/>
          <w:sz w:val="24"/>
          <w:szCs w:val="24"/>
        </w:rPr>
        <w:t xml:space="preserve">The National Institutes of Health’s (NIH) </w:t>
      </w:r>
      <w:r w:rsidRPr="00F62DF2">
        <w:rPr>
          <w:rFonts w:ascii="Times New Roman" w:eastAsia="Times New Roman" w:hAnsi="Times New Roman" w:cs="Times New Roman"/>
          <w:sz w:val="24"/>
          <w:szCs w:val="24"/>
        </w:rPr>
        <w:t>Institutional Recruitment for Sustainable Transformation (FIRST)</w:t>
      </w:r>
      <w:r w:rsidRPr="00FA71BC">
        <w:rPr>
          <w:rFonts w:ascii="Times New Roman" w:eastAsia="Times New Roman" w:hAnsi="Times New Roman" w:cs="Times New Roman"/>
          <w:b/>
          <w:sz w:val="24"/>
          <w:szCs w:val="24"/>
        </w:rPr>
        <w:t xml:space="preserve"> </w:t>
      </w:r>
      <w:r w:rsidRPr="00F62DF2">
        <w:rPr>
          <w:rFonts w:ascii="Times New Roman" w:eastAsia="Times New Roman" w:hAnsi="Times New Roman" w:cs="Times New Roman"/>
          <w:sz w:val="24"/>
          <w:szCs w:val="24"/>
        </w:rPr>
        <w:t>program</w:t>
      </w:r>
      <w:r w:rsidRPr="00FA71BC">
        <w:rPr>
          <w:rFonts w:ascii="Times New Roman" w:eastAsia="Times New Roman" w:hAnsi="Times New Roman" w:cs="Times New Roman"/>
          <w:b/>
          <w:sz w:val="24"/>
          <w:szCs w:val="24"/>
        </w:rPr>
        <w:t xml:space="preserve"> </w:t>
      </w:r>
      <w:r w:rsidRPr="00344661">
        <w:rPr>
          <w:rFonts w:ascii="Times New Roman" w:eastAsia="Times New Roman" w:hAnsi="Times New Roman" w:cs="Times New Roman"/>
          <w:sz w:val="24"/>
          <w:szCs w:val="24"/>
        </w:rPr>
        <w:t xml:space="preserve">aims to enhance and maintain cultures of inclusive excellence in the biomedical research community. The NIH </w:t>
      </w:r>
      <w:r w:rsidRPr="00F62DF2">
        <w:rPr>
          <w:rFonts w:ascii="Times New Roman" w:eastAsia="Times New Roman" w:hAnsi="Times New Roman" w:cs="Times New Roman"/>
          <w:sz w:val="24"/>
          <w:szCs w:val="24"/>
        </w:rPr>
        <w:t>Distinguished</w:t>
      </w:r>
      <w:r w:rsidRPr="00FA71BC">
        <w:rPr>
          <w:rFonts w:ascii="Times New Roman" w:eastAsia="Times New Roman" w:hAnsi="Times New Roman" w:cs="Times New Roman"/>
          <w:b/>
          <w:sz w:val="24"/>
          <w:szCs w:val="24"/>
        </w:rPr>
        <w:t xml:space="preserve"> </w:t>
      </w:r>
      <w:r w:rsidRPr="00F62DF2">
        <w:rPr>
          <w:rFonts w:ascii="Times New Roman" w:eastAsia="Times New Roman" w:hAnsi="Times New Roman" w:cs="Times New Roman"/>
          <w:sz w:val="24"/>
          <w:szCs w:val="24"/>
        </w:rPr>
        <w:t>Scholars</w:t>
      </w:r>
      <w:r w:rsidRPr="00FA71BC">
        <w:rPr>
          <w:rFonts w:ascii="Times New Roman" w:eastAsia="Times New Roman" w:hAnsi="Times New Roman" w:cs="Times New Roman"/>
          <w:b/>
          <w:sz w:val="24"/>
          <w:szCs w:val="24"/>
        </w:rPr>
        <w:t xml:space="preserve"> </w:t>
      </w:r>
      <w:r w:rsidRPr="00F62DF2">
        <w:rPr>
          <w:rFonts w:ascii="Times New Roman" w:eastAsia="Times New Roman" w:hAnsi="Times New Roman" w:cs="Times New Roman"/>
          <w:sz w:val="24"/>
          <w:szCs w:val="24"/>
        </w:rPr>
        <w:t>Program</w:t>
      </w:r>
      <w:r w:rsidRPr="00FA71BC">
        <w:rPr>
          <w:rFonts w:ascii="Times New Roman" w:eastAsia="Times New Roman" w:hAnsi="Times New Roman" w:cs="Times New Roman"/>
          <w:b/>
          <w:sz w:val="24"/>
          <w:szCs w:val="24"/>
        </w:rPr>
        <w:t xml:space="preserve"> </w:t>
      </w:r>
      <w:r w:rsidRPr="00F62DF2">
        <w:rPr>
          <w:rFonts w:ascii="Times New Roman" w:eastAsia="Times New Roman" w:hAnsi="Times New Roman" w:cs="Times New Roman"/>
          <w:sz w:val="24"/>
          <w:szCs w:val="24"/>
        </w:rPr>
        <w:t xml:space="preserve">(DSP) </w:t>
      </w:r>
      <w:r w:rsidRPr="00344661">
        <w:rPr>
          <w:rFonts w:ascii="Times New Roman" w:eastAsia="Times New Roman" w:hAnsi="Times New Roman" w:cs="Times New Roman"/>
          <w:sz w:val="24"/>
          <w:szCs w:val="24"/>
        </w:rPr>
        <w:t>aims to build a more inclusive community within the NIH IRP by facilitating the recruitment and career development of principal investigators who have a commitment to promoting diversity and inclusion in the biomedical, behavioral, and social sciences research workforce.</w:t>
      </w:r>
    </w:p>
    <w:p w14:paraId="365DD99C" w14:textId="14EB9F27" w:rsidR="00B87733" w:rsidRDefault="00B87733" w:rsidP="000D59A5">
      <w:pPr>
        <w:pBdr>
          <w:top w:val="single" w:sz="4" w:space="1" w:color="auto"/>
          <w:left w:val="single" w:sz="4" w:space="4" w:color="auto"/>
          <w:bottom w:val="single" w:sz="4" w:space="31" w:color="auto"/>
          <w:right w:val="single" w:sz="4" w:space="4" w:color="auto"/>
        </w:pBdr>
        <w:autoSpaceDE w:val="0"/>
        <w:autoSpaceDN w:val="0"/>
        <w:adjustRightInd w:val="0"/>
        <w:spacing w:after="0" w:line="240" w:lineRule="auto"/>
        <w:contextualSpacing/>
        <w:rPr>
          <w:ins w:id="38" w:author="Wynne, Marc A." w:date="2024-01-08T10:03:00Z"/>
          <w:rFonts w:ascii="Times New Roman" w:eastAsia="Times New Roman" w:hAnsi="Times New Roman" w:cs="Times New Roman"/>
          <w:sz w:val="24"/>
          <w:szCs w:val="24"/>
        </w:rPr>
      </w:pPr>
    </w:p>
    <w:p w14:paraId="2E4DC092" w14:textId="3853B3D8" w:rsidR="00B87733" w:rsidRPr="00B87733" w:rsidRDefault="00B87733" w:rsidP="00B87733">
      <w:pPr>
        <w:pBdr>
          <w:top w:val="single" w:sz="4" w:space="1" w:color="auto"/>
          <w:left w:val="single" w:sz="4" w:space="4" w:color="auto"/>
          <w:bottom w:val="single" w:sz="4" w:space="31" w:color="auto"/>
          <w:right w:val="single" w:sz="4" w:space="4" w:color="auto"/>
        </w:pBdr>
        <w:autoSpaceDE w:val="0"/>
        <w:autoSpaceDN w:val="0"/>
        <w:adjustRightInd w:val="0"/>
        <w:spacing w:after="0" w:line="240" w:lineRule="auto"/>
        <w:contextualSpacing/>
        <w:rPr>
          <w:ins w:id="39" w:author="Wynne, Marc A." w:date="2024-01-08T10:03:00Z"/>
          <w:rFonts w:ascii="Times New Roman" w:eastAsia="Times New Roman" w:hAnsi="Times New Roman" w:cs="Times New Roman"/>
          <w:b/>
          <w:bCs/>
          <w:i/>
          <w:iCs/>
          <w:sz w:val="24"/>
          <w:szCs w:val="24"/>
          <w:rPrChange w:id="40" w:author="Wynne, Marc A." w:date="2024-01-08T10:04:00Z">
            <w:rPr>
              <w:ins w:id="41" w:author="Wynne, Marc A." w:date="2024-01-08T10:03:00Z"/>
              <w:rFonts w:ascii="Times New Roman" w:eastAsia="Times New Roman" w:hAnsi="Times New Roman" w:cs="Times New Roman"/>
              <w:sz w:val="24"/>
              <w:szCs w:val="24"/>
            </w:rPr>
          </w:rPrChange>
        </w:rPr>
      </w:pPr>
      <w:commentRangeStart w:id="42"/>
      <w:ins w:id="43" w:author="Wynne, Marc A." w:date="2024-01-08T10:03:00Z">
        <w:r w:rsidRPr="00B87733">
          <w:rPr>
            <w:rFonts w:ascii="Times New Roman" w:eastAsia="Times New Roman" w:hAnsi="Times New Roman" w:cs="Times New Roman"/>
            <w:b/>
            <w:bCs/>
            <w:i/>
            <w:iCs/>
            <w:sz w:val="24"/>
            <w:szCs w:val="24"/>
            <w:rPrChange w:id="44" w:author="Wynne, Marc A." w:date="2024-01-08T10:04:00Z">
              <w:rPr>
                <w:rFonts w:ascii="Times New Roman" w:eastAsia="Times New Roman" w:hAnsi="Times New Roman" w:cs="Times New Roman"/>
                <w:sz w:val="24"/>
                <w:szCs w:val="24"/>
              </w:rPr>
            </w:rPrChange>
          </w:rPr>
          <w:t>Department of Veterans’ Affairs</w:t>
        </w:r>
      </w:ins>
      <w:ins w:id="45" w:author="Wynne, Marc A." w:date="2024-01-09T10:06:00Z">
        <w:r w:rsidR="008E4B7E">
          <w:rPr>
            <w:rFonts w:ascii="Times New Roman" w:eastAsia="Times New Roman" w:hAnsi="Times New Roman" w:cs="Times New Roman"/>
            <w:b/>
            <w:bCs/>
            <w:i/>
            <w:iCs/>
            <w:sz w:val="24"/>
            <w:szCs w:val="24"/>
          </w:rPr>
          <w:t xml:space="preserve"> (</w:t>
        </w:r>
      </w:ins>
      <w:ins w:id="46" w:author="Wynne, Marc A." w:date="2024-01-09T10:07:00Z">
        <w:r w:rsidR="008E4B7E">
          <w:rPr>
            <w:rFonts w:ascii="Times New Roman" w:eastAsia="Times New Roman" w:hAnsi="Times New Roman" w:cs="Times New Roman"/>
            <w:b/>
            <w:bCs/>
            <w:i/>
            <w:iCs/>
            <w:sz w:val="24"/>
            <w:szCs w:val="24"/>
          </w:rPr>
          <w:t>VA)</w:t>
        </w:r>
      </w:ins>
      <w:commentRangeEnd w:id="42"/>
      <w:ins w:id="47" w:author="Wynne, Marc A." w:date="2024-01-09T10:15:00Z">
        <w:r w:rsidR="005F7A01">
          <w:rPr>
            <w:rStyle w:val="CommentReference"/>
            <w:rFonts w:ascii="Arial" w:eastAsia="Times New Roman" w:hAnsi="Arial"/>
          </w:rPr>
          <w:commentReference w:id="42"/>
        </w:r>
      </w:ins>
    </w:p>
    <w:p w14:paraId="2E454E6C" w14:textId="77E16EE3" w:rsidR="00B87733" w:rsidRPr="00FA71BC" w:rsidRDefault="00B87733" w:rsidP="00B87733">
      <w:pPr>
        <w:pBdr>
          <w:top w:val="single" w:sz="4" w:space="1" w:color="auto"/>
          <w:left w:val="single" w:sz="4" w:space="4" w:color="auto"/>
          <w:bottom w:val="single" w:sz="4" w:space="31" w:color="auto"/>
          <w:right w:val="single" w:sz="4" w:space="4" w:color="auto"/>
        </w:pBdr>
        <w:autoSpaceDE w:val="0"/>
        <w:autoSpaceDN w:val="0"/>
        <w:adjustRightInd w:val="0"/>
        <w:spacing w:after="0" w:line="240" w:lineRule="auto"/>
        <w:contextualSpacing/>
        <w:rPr>
          <w:rFonts w:ascii="Times New Roman" w:eastAsia="Times New Roman" w:hAnsi="Times New Roman" w:cs="Times New Roman"/>
          <w:sz w:val="24"/>
          <w:szCs w:val="24"/>
        </w:rPr>
      </w:pPr>
      <w:ins w:id="48" w:author="Wynne, Marc A." w:date="2024-01-08T10:03:00Z">
        <w:r w:rsidRPr="00B87733">
          <w:rPr>
            <w:rFonts w:ascii="Times New Roman" w:eastAsia="Times New Roman" w:hAnsi="Times New Roman" w:cs="Times New Roman"/>
            <w:sz w:val="24"/>
            <w:szCs w:val="24"/>
          </w:rPr>
          <w:t>In support of female veterans, the Department of Veteran Affairs is providing greater access to clinical trails through the VA National Tele Oncology (NTO) program and working with the Women’s Health Practice Based Research Network to advance research and initiate new cancer activities with other agencies, including NCI and the Department of Defense, to not only support women’s cancer research, but also remove barriers precluding some patients from precision oncology and potential genomic insights</w:t>
        </w:r>
      </w:ins>
    </w:p>
    <w:p w14:paraId="6285D25B" w14:textId="77777777" w:rsidR="000F0DDD" w:rsidRPr="00344661" w:rsidRDefault="000F0DDD" w:rsidP="000D59A5">
      <w:pPr>
        <w:pBdr>
          <w:top w:val="single" w:sz="4" w:space="1" w:color="auto"/>
          <w:left w:val="single" w:sz="4" w:space="4" w:color="auto"/>
          <w:bottom w:val="single" w:sz="4" w:space="31" w:color="auto"/>
          <w:right w:val="single" w:sz="4" w:space="4" w:color="auto"/>
        </w:pBdr>
        <w:autoSpaceDE w:val="0"/>
        <w:autoSpaceDN w:val="0"/>
        <w:adjustRightInd w:val="0"/>
        <w:spacing w:after="0" w:line="240" w:lineRule="auto"/>
        <w:contextualSpacing/>
        <w:rPr>
          <w:rFonts w:ascii="Times New Roman" w:hAnsi="Times New Roman" w:cs="Times New Roman"/>
          <w:sz w:val="24"/>
          <w:szCs w:val="24"/>
        </w:rPr>
      </w:pPr>
    </w:p>
    <w:p w14:paraId="71DC785C" w14:textId="703651EB" w:rsidR="000F585C" w:rsidRPr="00FA71BC" w:rsidRDefault="000F0DDD" w:rsidP="000D59A5">
      <w:pPr>
        <w:pBdr>
          <w:top w:val="single" w:sz="4" w:space="1" w:color="auto"/>
          <w:left w:val="single" w:sz="4" w:space="4" w:color="auto"/>
          <w:bottom w:val="single" w:sz="4" w:space="31" w:color="auto"/>
          <w:right w:val="single" w:sz="4" w:space="4" w:color="auto"/>
        </w:pBdr>
        <w:spacing w:after="0" w:line="240" w:lineRule="auto"/>
        <w:contextualSpacing/>
        <w:rPr>
          <w:rFonts w:ascii="Times New Roman" w:hAnsi="Times New Roman" w:cs="Times New Roman"/>
          <w:sz w:val="24"/>
          <w:szCs w:val="24"/>
        </w:rPr>
      </w:pPr>
      <w:r w:rsidRPr="000D59A5">
        <w:rPr>
          <w:rFonts w:ascii="Times New Roman" w:hAnsi="Times New Roman" w:cs="Times New Roman"/>
          <w:b/>
          <w:bCs/>
          <w:sz w:val="24"/>
          <w:szCs w:val="24"/>
        </w:rPr>
        <w:t>Environmental Protection Agency</w:t>
      </w:r>
      <w:r w:rsidRPr="00344661">
        <w:rPr>
          <w:rFonts w:ascii="Times New Roman" w:hAnsi="Times New Roman" w:cs="Times New Roman"/>
          <w:sz w:val="24"/>
          <w:szCs w:val="24"/>
        </w:rPr>
        <w:t xml:space="preserve"> </w:t>
      </w:r>
    </w:p>
    <w:p w14:paraId="4B757F50" w14:textId="2D110B8B" w:rsidR="000F585C" w:rsidRDefault="000F585C" w:rsidP="000D59A5">
      <w:pPr>
        <w:pBdr>
          <w:top w:val="single" w:sz="4" w:space="1" w:color="auto"/>
          <w:left w:val="single" w:sz="4" w:space="4" w:color="auto"/>
          <w:bottom w:val="single" w:sz="4" w:space="31" w:color="auto"/>
          <w:right w:val="single" w:sz="4" w:space="4" w:color="auto"/>
        </w:pBdr>
        <w:spacing w:after="0" w:line="240" w:lineRule="auto"/>
        <w:contextualSpacing/>
        <w:rPr>
          <w:rFonts w:ascii="Times New Roman" w:hAnsi="Times New Roman" w:cs="Times New Roman"/>
          <w:b/>
          <w:bCs/>
          <w:sz w:val="24"/>
          <w:szCs w:val="24"/>
          <w:u w:val="single"/>
        </w:rPr>
      </w:pPr>
      <w:r>
        <w:rPr>
          <w:rFonts w:ascii="Times New Roman" w:hAnsi="Times New Roman" w:cs="Times New Roman"/>
          <w:sz w:val="24"/>
          <w:szCs w:val="24"/>
        </w:rPr>
        <w:t xml:space="preserve">The </w:t>
      </w:r>
      <w:r w:rsidR="000F0DDD" w:rsidRPr="00344661">
        <w:rPr>
          <w:rFonts w:ascii="Times New Roman" w:hAnsi="Times New Roman" w:cs="Times New Roman"/>
          <w:sz w:val="24"/>
          <w:szCs w:val="24"/>
        </w:rPr>
        <w:t>HS Research Program (HSRP) works to ensure that federal, state, Tribal, and local decision-makers have timely access to information and tools they need to ensure community resilience to catastrophes involving environmental contamination, and the capabilities to assess community needs and vulnerabilities to ensure equitable incident management. The EPA’s ACE Research Program provides critical research to improve air quality, reduce the impacts of air pollutants and greenhouse gases (GHGs) on human health and ecosystems, reduce environmental and health inequities, and respond to impacts of climate change and transformations of the energy and transportation infrastructure. This includes examining the disproportionate impact of climate change and air pollution on vulnerable communities and evidence-based strategies to reduce impacts and disparities.</w:t>
      </w:r>
      <w:bookmarkEnd w:id="36"/>
    </w:p>
    <w:p w14:paraId="47C1E775" w14:textId="77777777" w:rsidR="004A4098" w:rsidRDefault="004A4098" w:rsidP="000D59A5">
      <w:pPr>
        <w:spacing w:after="0" w:line="240" w:lineRule="auto"/>
        <w:contextualSpacing/>
        <w:rPr>
          <w:rFonts w:ascii="Times New Roman" w:hAnsi="Times New Roman" w:cs="Times New Roman"/>
          <w:b/>
          <w:bCs/>
          <w:sz w:val="24"/>
          <w:szCs w:val="24"/>
          <w:u w:val="single"/>
        </w:rPr>
      </w:pPr>
    </w:p>
    <w:p w14:paraId="5AADE5C1" w14:textId="6EF1A7DE" w:rsidR="009A2755" w:rsidRPr="00FA71BC" w:rsidRDefault="009A2755" w:rsidP="000D59A5">
      <w:pPr>
        <w:spacing w:after="0" w:line="240" w:lineRule="auto"/>
        <w:contextualSpacing/>
        <w:rPr>
          <w:rFonts w:ascii="Times New Roman" w:hAnsi="Times New Roman" w:cs="Times New Roman"/>
          <w:b/>
          <w:sz w:val="24"/>
          <w:szCs w:val="24"/>
          <w:u w:val="single"/>
        </w:rPr>
      </w:pPr>
      <w:r w:rsidRPr="00344661">
        <w:rPr>
          <w:rFonts w:ascii="Times New Roman" w:hAnsi="Times New Roman" w:cs="Times New Roman"/>
          <w:b/>
          <w:bCs/>
          <w:sz w:val="24"/>
          <w:szCs w:val="24"/>
          <w:u w:val="single"/>
        </w:rPr>
        <w:t>Critical and Emerging Technologies</w:t>
      </w:r>
    </w:p>
    <w:p w14:paraId="31362720" w14:textId="6C80CD5F" w:rsidR="00A53155" w:rsidRPr="00344661" w:rsidRDefault="0051234E" w:rsidP="000D59A5">
      <w:pPr>
        <w:pStyle w:val="BodyText"/>
        <w:spacing w:after="0" w:line="240" w:lineRule="auto"/>
        <w:ind w:firstLine="0"/>
        <w:contextualSpacing/>
      </w:pPr>
      <w:r>
        <w:t xml:space="preserve">America must lead the world in the development and deployment of critical and emerging technologies (CETs). </w:t>
      </w:r>
      <w:r w:rsidR="00C04188" w:rsidRPr="00344661">
        <w:t>CETs are a subset of advanced technologies that are potentially significant to U.S. national security objectives of protecting the security of the American people, expanding economic prosperity and opportunity, and realizing and defending democratic values.</w:t>
      </w:r>
      <w:r w:rsidR="00C04188" w:rsidRPr="00344661">
        <w:rPr>
          <w:rStyle w:val="FootnoteReference"/>
        </w:rPr>
        <w:footnoteReference w:id="5"/>
      </w:r>
      <w:r w:rsidR="00C04188" w:rsidRPr="00344661">
        <w:t xml:space="preserve"> </w:t>
      </w:r>
      <w:r>
        <w:t xml:space="preserve">President Biden’s </w:t>
      </w:r>
      <w:r w:rsidR="00C04188" w:rsidRPr="00344661">
        <w:t xml:space="preserve">National Science and Technology Council (NSTC) established a Fast Track Action Subcommittee in 2020 to identify CETs to inform national security-related activities. </w:t>
      </w:r>
    </w:p>
    <w:p w14:paraId="7D54E330" w14:textId="77777777" w:rsidR="00A53155" w:rsidRDefault="00A53155" w:rsidP="0051234E">
      <w:pPr>
        <w:pStyle w:val="BodyText"/>
        <w:spacing w:after="0" w:line="240" w:lineRule="auto"/>
        <w:ind w:firstLine="0"/>
        <w:contextualSpacing/>
      </w:pPr>
    </w:p>
    <w:p w14:paraId="631090AD" w14:textId="32B04880" w:rsidR="00C04188" w:rsidRPr="00344661" w:rsidRDefault="0051234E" w:rsidP="000D59A5">
      <w:pPr>
        <w:pStyle w:val="BodyText"/>
        <w:spacing w:after="0" w:line="240" w:lineRule="auto"/>
        <w:ind w:firstLine="0"/>
        <w:contextualSpacing/>
      </w:pPr>
      <w:r>
        <w:t xml:space="preserve">The Biden-Harris </w:t>
      </w:r>
      <w:r w:rsidR="00BB7202">
        <w:t>A</w:t>
      </w:r>
      <w:r>
        <w:t>dministration</w:t>
      </w:r>
      <w:r w:rsidR="00BB7202">
        <w:t>’s</w:t>
      </w:r>
      <w:r>
        <w:t xml:space="preserve"> </w:t>
      </w:r>
      <w:r w:rsidR="00C04188" w:rsidRPr="00344661">
        <w:t xml:space="preserve">investments </w:t>
      </w:r>
      <w:r w:rsidR="00BB7202">
        <w:t>in</w:t>
      </w:r>
      <w:r w:rsidR="00BB7202" w:rsidRPr="00344661">
        <w:t xml:space="preserve"> </w:t>
      </w:r>
      <w:r w:rsidR="00C04188" w:rsidRPr="00344661">
        <w:t>CETs</w:t>
      </w:r>
      <w:r w:rsidR="00A53155">
        <w:t xml:space="preserve"> </w:t>
      </w:r>
      <w:r w:rsidR="00C04188" w:rsidRPr="00344661">
        <w:t>have established</w:t>
      </w:r>
      <w:r w:rsidR="00BB7202">
        <w:t xml:space="preserve"> and expanded</w:t>
      </w:r>
      <w:r w:rsidR="00C04188" w:rsidRPr="00344661">
        <w:t xml:space="preserve"> programs to encourage domestic semiconductor manufacturing, strengthen supply chain resilience, and support workforce development.</w:t>
      </w:r>
      <w:r w:rsidR="00C04188" w:rsidRPr="00344661">
        <w:rPr>
          <w:rStyle w:val="FootnoteReference"/>
        </w:rPr>
        <w:footnoteReference w:id="6"/>
      </w:r>
      <w:r w:rsidR="00C04188" w:rsidRPr="00344661">
        <w:t xml:space="preserve"> Leveraging CETs </w:t>
      </w:r>
      <w:r w:rsidR="00A53155">
        <w:t>s</w:t>
      </w:r>
      <w:r w:rsidR="00A53155" w:rsidRPr="00344661">
        <w:t>trengthens</w:t>
      </w:r>
      <w:r w:rsidR="00C04188" w:rsidRPr="00344661">
        <w:t xml:space="preserve"> support for societal needs, economic </w:t>
      </w:r>
      <w:proofErr w:type="gramStart"/>
      <w:r w:rsidR="00C04188" w:rsidRPr="00344661">
        <w:t>security</w:t>
      </w:r>
      <w:proofErr w:type="gramEnd"/>
      <w:r w:rsidR="00C04188" w:rsidRPr="00344661">
        <w:t xml:space="preserve"> and quality of life. </w:t>
      </w:r>
    </w:p>
    <w:p w14:paraId="0D8B1B69" w14:textId="77777777" w:rsidR="00C04188" w:rsidRPr="00344661" w:rsidRDefault="00C04188" w:rsidP="000D59A5">
      <w:pPr>
        <w:spacing w:after="0" w:line="240" w:lineRule="auto"/>
        <w:contextualSpacing/>
        <w:rPr>
          <w:rFonts w:ascii="Times New Roman" w:hAnsi="Times New Roman" w:cs="Times New Roman"/>
          <w:sz w:val="24"/>
          <w:szCs w:val="24"/>
        </w:rPr>
      </w:pPr>
    </w:p>
    <w:p w14:paraId="2CA74777" w14:textId="2FDA2B2C" w:rsidR="00C04188" w:rsidRPr="00FA71BC" w:rsidRDefault="00A53155"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sz w:val="24"/>
          <w:szCs w:val="24"/>
        </w:rPr>
      </w:pPr>
      <w:r w:rsidRPr="000D59A5">
        <w:rPr>
          <w:rFonts w:ascii="Times New Roman" w:hAnsi="Times New Roman" w:cs="Times New Roman"/>
          <w:b/>
          <w:bCs/>
          <w:sz w:val="24"/>
          <w:szCs w:val="24"/>
          <w:u w:val="single"/>
        </w:rPr>
        <w:t>Critical and Emerging Technologies</w:t>
      </w:r>
      <w:r>
        <w:rPr>
          <w:rFonts w:ascii="Times New Roman" w:hAnsi="Times New Roman" w:cs="Times New Roman"/>
          <w:b/>
          <w:bCs/>
          <w:sz w:val="24"/>
          <w:szCs w:val="24"/>
        </w:rPr>
        <w:t xml:space="preserve"> – Agency Highlights </w:t>
      </w:r>
    </w:p>
    <w:p w14:paraId="64F70270" w14:textId="77777777" w:rsidR="008A110C" w:rsidRDefault="008A110C"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sz w:val="24"/>
          <w:szCs w:val="24"/>
        </w:rPr>
      </w:pPr>
    </w:p>
    <w:p w14:paraId="502DDC7A" w14:textId="04059378" w:rsidR="00A53155" w:rsidRPr="000D59A5" w:rsidRDefault="00A53155"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sz w:val="24"/>
          <w:szCs w:val="24"/>
        </w:rPr>
      </w:pPr>
      <w:r>
        <w:rPr>
          <w:rFonts w:ascii="Times New Roman" w:hAnsi="Times New Roman" w:cs="Times New Roman"/>
          <w:b/>
          <w:bCs/>
          <w:sz w:val="24"/>
          <w:szCs w:val="24"/>
        </w:rPr>
        <w:t>Department of Commerce</w:t>
      </w:r>
    </w:p>
    <w:p w14:paraId="286D5C2D" w14:textId="06143974" w:rsidR="00C04188" w:rsidRPr="00FA71BC" w:rsidRDefault="00C04188"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 xml:space="preserve">The Creating Helpful Incentives to Produce Semiconductors (CHIPS) and Science Act of 2022 </w:t>
      </w:r>
      <w:r w:rsidR="008A110C">
        <w:rPr>
          <w:rFonts w:ascii="Times New Roman" w:hAnsi="Times New Roman" w:cs="Times New Roman"/>
          <w:sz w:val="24"/>
          <w:szCs w:val="24"/>
        </w:rPr>
        <w:t>is a historic step forward in</w:t>
      </w:r>
      <w:r w:rsidRPr="00344661">
        <w:rPr>
          <w:rFonts w:ascii="Times New Roman" w:hAnsi="Times New Roman" w:cs="Times New Roman"/>
          <w:sz w:val="24"/>
          <w:szCs w:val="24"/>
        </w:rPr>
        <w:t xml:space="preserve"> supporting </w:t>
      </w:r>
      <w:r w:rsidR="008A110C">
        <w:rPr>
          <w:rFonts w:ascii="Times New Roman" w:hAnsi="Times New Roman" w:cs="Times New Roman"/>
          <w:sz w:val="24"/>
          <w:szCs w:val="24"/>
        </w:rPr>
        <w:t>American</w:t>
      </w:r>
      <w:r w:rsidR="008A110C" w:rsidRPr="00344661">
        <w:rPr>
          <w:rFonts w:ascii="Times New Roman" w:hAnsi="Times New Roman" w:cs="Times New Roman"/>
          <w:sz w:val="24"/>
          <w:szCs w:val="24"/>
        </w:rPr>
        <w:t xml:space="preserve"> </w:t>
      </w:r>
      <w:r w:rsidR="008A110C">
        <w:rPr>
          <w:rFonts w:ascii="Times New Roman" w:hAnsi="Times New Roman" w:cs="Times New Roman"/>
          <w:sz w:val="24"/>
          <w:szCs w:val="24"/>
        </w:rPr>
        <w:t>production</w:t>
      </w:r>
      <w:r w:rsidR="000F0A15">
        <w:rPr>
          <w:rFonts w:ascii="Times New Roman" w:hAnsi="Times New Roman" w:cs="Times New Roman"/>
          <w:sz w:val="24"/>
          <w:szCs w:val="24"/>
        </w:rPr>
        <w:t xml:space="preserve"> of </w:t>
      </w:r>
      <w:r w:rsidRPr="00344661">
        <w:rPr>
          <w:rFonts w:ascii="Times New Roman" w:hAnsi="Times New Roman" w:cs="Times New Roman"/>
          <w:sz w:val="24"/>
          <w:szCs w:val="24"/>
        </w:rPr>
        <w:t xml:space="preserve">semiconductors. This Act provided </w:t>
      </w:r>
      <w:r w:rsidR="00E719A0">
        <w:rPr>
          <w:rFonts w:ascii="Times New Roman" w:hAnsi="Times New Roman" w:cs="Times New Roman"/>
          <w:sz w:val="24"/>
          <w:szCs w:val="24"/>
        </w:rPr>
        <w:t xml:space="preserve">roughly </w:t>
      </w:r>
      <w:r w:rsidRPr="00344661">
        <w:rPr>
          <w:rFonts w:ascii="Times New Roman" w:hAnsi="Times New Roman" w:cs="Times New Roman"/>
          <w:sz w:val="24"/>
          <w:szCs w:val="24"/>
        </w:rPr>
        <w:t>$50</w:t>
      </w:r>
      <w:r w:rsidR="00E719A0">
        <w:rPr>
          <w:rFonts w:ascii="Times New Roman" w:hAnsi="Times New Roman" w:cs="Times New Roman"/>
          <w:sz w:val="24"/>
          <w:szCs w:val="24"/>
        </w:rPr>
        <w:t xml:space="preserve"> billion</w:t>
      </w:r>
      <w:r w:rsidRPr="00344661">
        <w:rPr>
          <w:rFonts w:ascii="Times New Roman" w:hAnsi="Times New Roman" w:cs="Times New Roman"/>
          <w:sz w:val="24"/>
          <w:szCs w:val="24"/>
        </w:rPr>
        <w:t xml:space="preserve"> in appropriations to the Department of Commerce to revitalize the domestic semiconductor industry, protect American national and economic security, preserve U.S. leadership in the industries of the future, create good-paying jobs</w:t>
      </w:r>
      <w:r w:rsidR="00E719A0">
        <w:rPr>
          <w:rFonts w:ascii="Times New Roman" w:hAnsi="Times New Roman" w:cs="Times New Roman"/>
          <w:sz w:val="24"/>
          <w:szCs w:val="24"/>
        </w:rPr>
        <w:t xml:space="preserve"> for Americans</w:t>
      </w:r>
      <w:r w:rsidRPr="00344661">
        <w:rPr>
          <w:rFonts w:ascii="Times New Roman" w:hAnsi="Times New Roman" w:cs="Times New Roman"/>
          <w:sz w:val="24"/>
          <w:szCs w:val="24"/>
        </w:rPr>
        <w:t xml:space="preserve">, and build strong communities in the United States. </w:t>
      </w:r>
      <w:r w:rsidR="00DC30DC">
        <w:rPr>
          <w:rFonts w:ascii="Times New Roman" w:hAnsi="Times New Roman" w:cs="Times New Roman"/>
          <w:sz w:val="24"/>
          <w:szCs w:val="24"/>
        </w:rPr>
        <w:t xml:space="preserve">Of these funds, </w:t>
      </w:r>
      <w:r w:rsidRPr="00344661">
        <w:rPr>
          <w:rFonts w:ascii="Times New Roman" w:hAnsi="Times New Roman" w:cs="Times New Roman"/>
          <w:sz w:val="24"/>
          <w:szCs w:val="24"/>
        </w:rPr>
        <w:t>$39</w:t>
      </w:r>
      <w:r w:rsidR="00E719A0">
        <w:rPr>
          <w:rFonts w:ascii="Times New Roman" w:hAnsi="Times New Roman" w:cs="Times New Roman"/>
          <w:sz w:val="24"/>
          <w:szCs w:val="24"/>
        </w:rPr>
        <w:t xml:space="preserve"> billion </w:t>
      </w:r>
      <w:r w:rsidRPr="00344661">
        <w:rPr>
          <w:rFonts w:ascii="Times New Roman" w:hAnsi="Times New Roman" w:cs="Times New Roman"/>
          <w:sz w:val="24"/>
          <w:szCs w:val="24"/>
        </w:rPr>
        <w:t xml:space="preserve">is dedicated to bolster semiconductor manufacturing capacity in the </w:t>
      </w:r>
      <w:r w:rsidR="00DC30DC">
        <w:rPr>
          <w:rFonts w:ascii="Times New Roman" w:hAnsi="Times New Roman" w:cs="Times New Roman"/>
          <w:sz w:val="24"/>
          <w:szCs w:val="24"/>
        </w:rPr>
        <w:t>United States</w:t>
      </w:r>
      <w:r w:rsidRPr="00344661">
        <w:rPr>
          <w:rFonts w:ascii="Times New Roman" w:hAnsi="Times New Roman" w:cs="Times New Roman"/>
          <w:sz w:val="24"/>
          <w:szCs w:val="24"/>
        </w:rPr>
        <w:t xml:space="preserve"> by providing financial incentives for building, expanding, and equipping domestic fabrication facilities and companies in the semiconductor supply chain. </w:t>
      </w:r>
      <w:r w:rsidR="00DC30DC">
        <w:rPr>
          <w:rFonts w:ascii="Times New Roman" w:hAnsi="Times New Roman" w:cs="Times New Roman"/>
          <w:sz w:val="24"/>
          <w:szCs w:val="24"/>
        </w:rPr>
        <w:t xml:space="preserve">The other </w:t>
      </w:r>
      <w:r w:rsidRPr="00344661">
        <w:rPr>
          <w:rFonts w:ascii="Times New Roman" w:hAnsi="Times New Roman" w:cs="Times New Roman"/>
          <w:sz w:val="24"/>
          <w:szCs w:val="24"/>
        </w:rPr>
        <w:t>$11</w:t>
      </w:r>
      <w:r w:rsidR="00E719A0">
        <w:rPr>
          <w:rFonts w:ascii="Times New Roman" w:hAnsi="Times New Roman" w:cs="Times New Roman"/>
          <w:sz w:val="24"/>
          <w:szCs w:val="24"/>
        </w:rPr>
        <w:t xml:space="preserve"> billion</w:t>
      </w:r>
      <w:r w:rsidRPr="00344661">
        <w:rPr>
          <w:rFonts w:ascii="Times New Roman" w:hAnsi="Times New Roman" w:cs="Times New Roman"/>
          <w:sz w:val="24"/>
          <w:szCs w:val="24"/>
        </w:rPr>
        <w:t xml:space="preserve"> is dedicated to semiconductor </w:t>
      </w:r>
      <w:r w:rsidR="00D251BA">
        <w:rPr>
          <w:rFonts w:ascii="Times New Roman" w:hAnsi="Times New Roman" w:cs="Times New Roman"/>
          <w:sz w:val="24"/>
          <w:szCs w:val="24"/>
        </w:rPr>
        <w:t>R&amp;D</w:t>
      </w:r>
      <w:r w:rsidRPr="00344661">
        <w:rPr>
          <w:rFonts w:ascii="Times New Roman" w:hAnsi="Times New Roman" w:cs="Times New Roman"/>
          <w:sz w:val="24"/>
          <w:szCs w:val="24"/>
        </w:rPr>
        <w:t xml:space="preserve"> activities. Working with bipartisan leaders in Congress, and in accordance with the CHIPS Act statute, the Department of Commerce </w:t>
      </w:r>
      <w:r w:rsidR="00E719A0">
        <w:rPr>
          <w:rFonts w:ascii="Times New Roman" w:hAnsi="Times New Roman" w:cs="Times New Roman"/>
          <w:sz w:val="24"/>
          <w:szCs w:val="24"/>
        </w:rPr>
        <w:t xml:space="preserve">is working </w:t>
      </w:r>
      <w:r w:rsidRPr="00344661">
        <w:rPr>
          <w:rFonts w:ascii="Times New Roman" w:hAnsi="Times New Roman" w:cs="Times New Roman"/>
          <w:sz w:val="24"/>
          <w:szCs w:val="24"/>
        </w:rPr>
        <w:t xml:space="preserve">to establish the National Semiconductor Technology Center (NSTC) as a focal point of the CHIPS and Science Act’s </w:t>
      </w:r>
      <w:r w:rsidR="00D251BA">
        <w:rPr>
          <w:rFonts w:ascii="Times New Roman" w:hAnsi="Times New Roman" w:cs="Times New Roman"/>
          <w:sz w:val="24"/>
          <w:szCs w:val="24"/>
        </w:rPr>
        <w:t>R&amp;D</w:t>
      </w:r>
      <w:r w:rsidRPr="00344661">
        <w:rPr>
          <w:rFonts w:ascii="Times New Roman" w:hAnsi="Times New Roman" w:cs="Times New Roman"/>
          <w:sz w:val="24"/>
          <w:szCs w:val="24"/>
        </w:rPr>
        <w:t xml:space="preserve"> portfolio.</w:t>
      </w:r>
    </w:p>
    <w:p w14:paraId="0675E9D1" w14:textId="77777777" w:rsidR="00C04188" w:rsidRPr="00344661" w:rsidRDefault="00C04188"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7497A4A1" w14:textId="468E3594" w:rsidR="00C04188" w:rsidRPr="00FA71BC" w:rsidRDefault="00C04188"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The National Institute of Standards and Technology (NIST) leads in fundamental research, measurements, and data to drive advances in CETs including Artificial Intelligence (AI), Quantum Information Science and Engineering, Biotechnology, and Advanced Communications. NIST contributes to the research, standards</w:t>
      </w:r>
      <w:r w:rsidR="00DC30DC">
        <w:rPr>
          <w:rFonts w:ascii="Times New Roman" w:hAnsi="Times New Roman" w:cs="Times New Roman"/>
          <w:sz w:val="24"/>
          <w:szCs w:val="24"/>
        </w:rPr>
        <w:t>,</w:t>
      </w:r>
      <w:r w:rsidRPr="00344661">
        <w:rPr>
          <w:rFonts w:ascii="Times New Roman" w:hAnsi="Times New Roman" w:cs="Times New Roman"/>
          <w:sz w:val="24"/>
          <w:szCs w:val="24"/>
        </w:rPr>
        <w:t xml:space="preserve"> and data required to realize the full promise of AI as a tool that will enable American innovation, enhance economic </w:t>
      </w:r>
      <w:proofErr w:type="gramStart"/>
      <w:r w:rsidRPr="00344661">
        <w:rPr>
          <w:rFonts w:ascii="Times New Roman" w:hAnsi="Times New Roman" w:cs="Times New Roman"/>
          <w:sz w:val="24"/>
          <w:szCs w:val="24"/>
        </w:rPr>
        <w:t>security</w:t>
      </w:r>
      <w:proofErr w:type="gramEnd"/>
      <w:r w:rsidRPr="00344661">
        <w:rPr>
          <w:rFonts w:ascii="Times New Roman" w:hAnsi="Times New Roman" w:cs="Times New Roman"/>
          <w:sz w:val="24"/>
          <w:szCs w:val="24"/>
        </w:rPr>
        <w:t xml:space="preserve"> and improve our quality of life. Much of NIST’s work focuses on cultivating trust in the design, development, use and governance of AI technologies and systems. </w:t>
      </w:r>
    </w:p>
    <w:p w14:paraId="60E6B12C" w14:textId="31A12519" w:rsidR="00BF26F8" w:rsidRPr="00344661" w:rsidRDefault="00BF26F8"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0E190AF9" w14:textId="325DAC4B" w:rsidR="008A110C" w:rsidRPr="000D59A5" w:rsidRDefault="00C04188"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sz w:val="24"/>
          <w:szCs w:val="24"/>
        </w:rPr>
      </w:pPr>
      <w:r w:rsidRPr="00FA71BC">
        <w:rPr>
          <w:rFonts w:ascii="Times New Roman" w:hAnsi="Times New Roman" w:cs="Times New Roman"/>
          <w:b/>
          <w:sz w:val="24"/>
          <w:szCs w:val="24"/>
        </w:rPr>
        <w:t>Department of Energy</w:t>
      </w:r>
      <w:r w:rsidR="008A110C">
        <w:rPr>
          <w:rFonts w:ascii="Times New Roman" w:hAnsi="Times New Roman" w:cs="Times New Roman"/>
          <w:b/>
          <w:bCs/>
          <w:sz w:val="24"/>
          <w:szCs w:val="24"/>
        </w:rPr>
        <w:t xml:space="preserve"> </w:t>
      </w:r>
    </w:p>
    <w:p w14:paraId="25EA16AF" w14:textId="4FE984C9" w:rsidR="00E719A0" w:rsidRDefault="00C04188" w:rsidP="00E719A0">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The Department of Energy</w:t>
      </w:r>
      <w:r w:rsidR="00E719A0">
        <w:rPr>
          <w:rFonts w:ascii="Times New Roman" w:hAnsi="Times New Roman" w:cs="Times New Roman"/>
          <w:sz w:val="24"/>
          <w:szCs w:val="24"/>
        </w:rPr>
        <w:t xml:space="preserve"> (DOE)</w:t>
      </w:r>
      <w:r w:rsidRPr="00344661">
        <w:rPr>
          <w:rFonts w:ascii="Times New Roman" w:hAnsi="Times New Roman" w:cs="Times New Roman"/>
          <w:sz w:val="24"/>
          <w:szCs w:val="24"/>
        </w:rPr>
        <w:t xml:space="preserve"> leads in </w:t>
      </w:r>
      <w:r w:rsidR="00D251BA">
        <w:rPr>
          <w:rFonts w:ascii="Times New Roman" w:hAnsi="Times New Roman" w:cs="Times New Roman"/>
          <w:sz w:val="24"/>
          <w:szCs w:val="24"/>
        </w:rPr>
        <w:t>R&amp;D</w:t>
      </w:r>
      <w:r w:rsidRPr="00344661">
        <w:rPr>
          <w:rFonts w:ascii="Times New Roman" w:hAnsi="Times New Roman" w:cs="Times New Roman"/>
          <w:sz w:val="24"/>
          <w:szCs w:val="24"/>
        </w:rPr>
        <w:t xml:space="preserve"> for several CETs including advanced nuclear energy technologies, directed energy, and renewable energy generation and storage. DOE builds and maintains a vitally important array of world-leading scientific user facilities, including </w:t>
      </w:r>
      <w:proofErr w:type="spellStart"/>
      <w:r w:rsidRPr="00344661">
        <w:rPr>
          <w:rFonts w:ascii="Times New Roman" w:hAnsi="Times New Roman" w:cs="Times New Roman"/>
          <w:sz w:val="24"/>
          <w:szCs w:val="24"/>
        </w:rPr>
        <w:t>exascale</w:t>
      </w:r>
      <w:proofErr w:type="spellEnd"/>
      <w:r w:rsidRPr="00344661">
        <w:rPr>
          <w:rFonts w:ascii="Times New Roman" w:hAnsi="Times New Roman" w:cs="Times New Roman"/>
          <w:sz w:val="24"/>
          <w:szCs w:val="24"/>
        </w:rPr>
        <w:t xml:space="preserve"> high-performance computers, particle accelerators for fundamental high energy and nuclear physics research, X-ray light and neutron sources, tokamaks, and sophisticated facilities for nanoscience and genomic sequencing, among others. DOE funds research, development, and demonstration in a variety of clean energy technologies to accelerate an equitable transition to net-zero greenhouse gas emissions economy-wide by no later than 2050, and ensure the clean energy economy benefits all Americans, creating good paying jobs for the American people—especially workers and communities impacted by the energy transition and those historically underserved by the energy system and overburdened by pollution. </w:t>
      </w:r>
    </w:p>
    <w:p w14:paraId="45078E3E" w14:textId="77777777" w:rsidR="00E719A0" w:rsidRDefault="00E719A0" w:rsidP="00E719A0">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6DFE6022" w14:textId="56653BA6" w:rsidR="00C04188" w:rsidRPr="00FA71BC" w:rsidRDefault="00C04188" w:rsidP="000D59A5">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The Bipartisan Infrastructure Law established the Office of Clean Energy Demonstrations (OCED) within DOE to manage and conduct clean energy demonstrations in diverse technologies including clean hydrogen, carbon management, industrial decarbonization, advanced nuclear reactors, and long-duration energy storage. OCED is managing more than $25B in funding to deliver clean energy demonstration projects at scale in partnership with the private sector to accelerate deployment, market adoption, and the equitable transition to a decarbonized energy system.</w:t>
      </w:r>
      <w:r w:rsidRPr="00344661">
        <w:rPr>
          <w:rFonts w:ascii="Times New Roman" w:hAnsi="Times New Roman" w:cs="Times New Roman"/>
          <w:sz w:val="24"/>
          <w:szCs w:val="24"/>
        </w:rPr>
        <w:br w:type="page"/>
      </w:r>
    </w:p>
    <w:p w14:paraId="4921CFCE" w14:textId="4C97E6B7" w:rsidR="009A2755" w:rsidRPr="00FA71BC" w:rsidRDefault="00D251BA" w:rsidP="000D59A5">
      <w:pPr>
        <w:spacing w:after="0" w:line="240" w:lineRule="auto"/>
        <w:contextualSpacing/>
        <w:rPr>
          <w:rFonts w:ascii="Times New Roman" w:hAnsi="Times New Roman" w:cs="Times New Roman"/>
          <w:b/>
          <w:sz w:val="24"/>
          <w:szCs w:val="24"/>
          <w:u w:val="single"/>
        </w:rPr>
      </w:pPr>
      <w:r>
        <w:rPr>
          <w:rFonts w:ascii="Times New Roman" w:hAnsi="Times New Roman" w:cs="Times New Roman"/>
          <w:b/>
          <w:bCs/>
          <w:sz w:val="24"/>
          <w:szCs w:val="24"/>
          <w:u w:val="single"/>
        </w:rPr>
        <w:t>R&amp;D</w:t>
      </w:r>
      <w:r w:rsidR="00D60A77">
        <w:rPr>
          <w:rFonts w:ascii="Times New Roman" w:hAnsi="Times New Roman" w:cs="Times New Roman"/>
          <w:b/>
          <w:bCs/>
          <w:sz w:val="24"/>
          <w:szCs w:val="24"/>
          <w:u w:val="single"/>
        </w:rPr>
        <w:t xml:space="preserve"> </w:t>
      </w:r>
      <w:r w:rsidR="009A2755" w:rsidRPr="00344661">
        <w:rPr>
          <w:rFonts w:ascii="Times New Roman" w:hAnsi="Times New Roman" w:cs="Times New Roman"/>
          <w:b/>
          <w:bCs/>
          <w:sz w:val="24"/>
          <w:szCs w:val="24"/>
          <w:u w:val="single"/>
        </w:rPr>
        <w:t>Infrastructure</w:t>
      </w:r>
    </w:p>
    <w:p w14:paraId="006FC057" w14:textId="0D86844F" w:rsidR="00D60A77" w:rsidRDefault="00D60A77" w:rsidP="005D6CEA">
      <w:pPr>
        <w:pStyle w:val="BodyText-Next"/>
        <w:spacing w:after="0" w:line="240" w:lineRule="auto"/>
        <w:ind w:firstLine="0"/>
        <w:contextualSpacing/>
      </w:pPr>
      <w:r>
        <w:t xml:space="preserve">Federal investments in world-class basic and applied </w:t>
      </w:r>
      <w:r w:rsidR="00D251BA">
        <w:t>R&amp;D</w:t>
      </w:r>
      <w:r>
        <w:t xml:space="preserve"> infrastructure after World War II </w:t>
      </w:r>
      <w:r w:rsidR="005D6CEA">
        <w:t>paved the way</w:t>
      </w:r>
      <w:r>
        <w:t xml:space="preserve"> </w:t>
      </w:r>
      <w:r w:rsidR="005D6CEA">
        <w:t>for a</w:t>
      </w:r>
      <w:r>
        <w:t xml:space="preserve"> new era </w:t>
      </w:r>
      <w:r w:rsidR="005D6CEA">
        <w:t>of</w:t>
      </w:r>
      <w:r>
        <w:t xml:space="preserve"> scientific and technological innovation and leadership in the United States</w:t>
      </w:r>
      <w:r w:rsidR="00935DA7">
        <w:t xml:space="preserve">. </w:t>
      </w:r>
      <w:r>
        <w:t xml:space="preserve">Over the past 75 years, our Nation’s investments in </w:t>
      </w:r>
      <w:r w:rsidR="00D251BA">
        <w:t>R&amp;D</w:t>
      </w:r>
      <w:r>
        <w:t xml:space="preserve"> infrastructure - Facilities or systems used by scientific and technical communities to conduct </w:t>
      </w:r>
      <w:r w:rsidR="00D251BA">
        <w:t>R&amp;D</w:t>
      </w:r>
      <w:r>
        <w:t xml:space="preserve"> or foster innovation</w:t>
      </w:r>
      <w:r>
        <w:rPr>
          <w:rStyle w:val="FootnoteReference"/>
        </w:rPr>
        <w:footnoteReference w:id="7"/>
      </w:r>
      <w:r>
        <w:t xml:space="preserve"> - have led to capabilities that have significantly increased human lifespans</w:t>
      </w:r>
      <w:r w:rsidR="00FD2A66">
        <w:t>,</w:t>
      </w:r>
      <w:r>
        <w:t xml:space="preserve"> eradicated </w:t>
      </w:r>
      <w:proofErr w:type="gramStart"/>
      <w:r>
        <w:t>smallpox</w:t>
      </w:r>
      <w:proofErr w:type="gramEnd"/>
      <w:r>
        <w:t xml:space="preserve"> and helped to control widespread diseases</w:t>
      </w:r>
      <w:r w:rsidR="00FD2A66">
        <w:t>,</w:t>
      </w:r>
      <w:r>
        <w:t xml:space="preserve"> </w:t>
      </w:r>
      <w:r w:rsidR="00D2185F">
        <w:t xml:space="preserve">provided for precision cancer treatments, </w:t>
      </w:r>
      <w:r>
        <w:t>and enabled exploration of our universe.</w:t>
      </w:r>
    </w:p>
    <w:p w14:paraId="5E8239F7" w14:textId="77777777" w:rsidR="00D60A77" w:rsidRDefault="00D60A77" w:rsidP="00D60A77">
      <w:pPr>
        <w:pStyle w:val="BodyText-Next"/>
        <w:spacing w:after="0" w:line="240" w:lineRule="auto"/>
        <w:ind w:firstLine="0"/>
        <w:contextualSpacing/>
      </w:pPr>
    </w:p>
    <w:p w14:paraId="47B0CEA1" w14:textId="3D8499BC" w:rsidR="00D96CA2" w:rsidRPr="00344661" w:rsidRDefault="00FD2A66" w:rsidP="000D59A5">
      <w:pPr>
        <w:pStyle w:val="BodyText-Next"/>
        <w:spacing w:after="0" w:line="240" w:lineRule="auto"/>
        <w:ind w:firstLine="0"/>
        <w:contextualSpacing/>
      </w:pPr>
      <w:r>
        <w:t xml:space="preserve">Our </w:t>
      </w:r>
      <w:r w:rsidR="00D251BA">
        <w:t>R&amp;D</w:t>
      </w:r>
      <w:r>
        <w:t xml:space="preserve"> infrastructure has </w:t>
      </w:r>
      <w:r w:rsidRPr="00FD2A66">
        <w:t xml:space="preserve">historically bolstered America’s </w:t>
      </w:r>
      <w:r>
        <w:t xml:space="preserve">global </w:t>
      </w:r>
      <w:r w:rsidRPr="00FD2A66">
        <w:t xml:space="preserve">leadership </w:t>
      </w:r>
      <w:r>
        <w:t xml:space="preserve">in science and technology, enabling collaborative partnerships </w:t>
      </w:r>
      <w:r w:rsidR="00D96CA2" w:rsidRPr="00344661">
        <w:t>ranging from the International Space Station to the COVID-19 High-Performance Computing Consortium</w:t>
      </w:r>
      <w:r>
        <w:t xml:space="preserve">. Continued leadership in science and technology will </w:t>
      </w:r>
      <w:r w:rsidR="00786295">
        <w:t xml:space="preserve">depend </w:t>
      </w:r>
      <w:r>
        <w:t>on the maintenance of quality infrastructure that enables</w:t>
      </w:r>
      <w:r w:rsidR="00786295">
        <w:t xml:space="preserve"> progress towards</w:t>
      </w:r>
      <w:r>
        <w:t xml:space="preserve"> </w:t>
      </w:r>
      <w:r w:rsidR="00786295">
        <w:t>national</w:t>
      </w:r>
      <w:r>
        <w:t xml:space="preserve"> </w:t>
      </w:r>
      <w:r w:rsidR="00D251BA">
        <w:t>R&amp;D</w:t>
      </w:r>
      <w:r w:rsidR="00D96CA2" w:rsidRPr="00344661">
        <w:t xml:space="preserve"> </w:t>
      </w:r>
      <w:r w:rsidR="00786295">
        <w:t>objectives</w:t>
      </w:r>
      <w:r w:rsidR="00D2185F">
        <w:t>, coordination and burden-sharing with trusted international partners, and investments in priority facilities and systems that can support both scientific and industrial objectives</w:t>
      </w:r>
      <w:r w:rsidR="00786295">
        <w:t>.</w:t>
      </w:r>
    </w:p>
    <w:p w14:paraId="37CD9157" w14:textId="77777777" w:rsidR="00FC0C08" w:rsidRPr="00344661" w:rsidRDefault="00FC0C08" w:rsidP="00FC0C08">
      <w:pPr>
        <w:spacing w:after="0" w:line="240" w:lineRule="auto"/>
        <w:contextualSpacing/>
        <w:rPr>
          <w:rFonts w:ascii="Times New Roman" w:hAnsi="Times New Roman" w:cs="Times New Roman"/>
          <w:sz w:val="24"/>
          <w:szCs w:val="24"/>
        </w:rPr>
      </w:pPr>
    </w:p>
    <w:p w14:paraId="644D8BF2" w14:textId="5FED1DD5" w:rsidR="00FC0C08" w:rsidRPr="003F6A88" w:rsidRDefault="00FC0C08" w:rsidP="00FC0C0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sz w:val="24"/>
          <w:szCs w:val="24"/>
          <w:u w:val="single"/>
        </w:rPr>
      </w:pPr>
      <w:r>
        <w:rPr>
          <w:rFonts w:ascii="Times New Roman" w:hAnsi="Times New Roman" w:cs="Times New Roman"/>
          <w:b/>
          <w:bCs/>
          <w:sz w:val="24"/>
          <w:szCs w:val="24"/>
          <w:u w:val="single"/>
        </w:rPr>
        <w:t>Infrastructure</w:t>
      </w:r>
      <w:r w:rsidR="009175CF">
        <w:rPr>
          <w:rFonts w:ascii="Times New Roman" w:hAnsi="Times New Roman" w:cs="Times New Roman"/>
          <w:b/>
          <w:bCs/>
          <w:sz w:val="24"/>
          <w:szCs w:val="24"/>
        </w:rPr>
        <w:t xml:space="preserve"> </w:t>
      </w:r>
      <w:r w:rsidRPr="00344661">
        <w:rPr>
          <w:rFonts w:ascii="Times New Roman" w:hAnsi="Times New Roman" w:cs="Times New Roman"/>
          <w:b/>
          <w:bCs/>
          <w:sz w:val="24"/>
          <w:szCs w:val="24"/>
        </w:rPr>
        <w:t xml:space="preserve">– Agency Highlights </w:t>
      </w:r>
    </w:p>
    <w:p w14:paraId="0DFEBED9" w14:textId="77777777" w:rsidR="00FC0C08" w:rsidRPr="00344661" w:rsidRDefault="00FC0C08" w:rsidP="00FC0C0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00EC4EF2" w14:textId="77777777" w:rsidR="00FC0C08" w:rsidRPr="00FA71BC" w:rsidRDefault="00FC0C0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Department of Defense</w:t>
      </w:r>
    </w:p>
    <w:p w14:paraId="2E811095" w14:textId="31C16DF8" w:rsidR="006136EC" w:rsidRDefault="006136E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6136EC">
        <w:rPr>
          <w:rFonts w:ascii="Times New Roman" w:hAnsi="Times New Roman" w:cs="Times New Roman"/>
          <w:sz w:val="24"/>
          <w:szCs w:val="24"/>
        </w:rPr>
        <w:t>The Department of Defense developed a Science and Technology Laboratory Infrastructure Strategic Plan to identify solutions for funding shortfalls and recommendations on improving research, development, test, and evaluation support of warfighter capabilities, among other components to strengthen the maintenance and modernization of science and technology infrastructure.</w:t>
      </w:r>
    </w:p>
    <w:p w14:paraId="2AD20033" w14:textId="77777777" w:rsidR="009175CF" w:rsidRDefault="009175CF" w:rsidP="009175CF">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i/>
          <w:iCs/>
          <w:sz w:val="24"/>
          <w:szCs w:val="24"/>
        </w:rPr>
      </w:pPr>
    </w:p>
    <w:p w14:paraId="56C2C3A7" w14:textId="77777777" w:rsidR="00FC0C08" w:rsidRPr="00FA71BC" w:rsidRDefault="00FC0C0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Department of Energy</w:t>
      </w:r>
    </w:p>
    <w:p w14:paraId="7F873B07" w14:textId="54891898" w:rsidR="00FC0C08" w:rsidRDefault="009175CF" w:rsidP="00FC0C0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9175CF">
        <w:rPr>
          <w:rFonts w:ascii="Times New Roman" w:hAnsi="Times New Roman" w:cs="Times New Roman"/>
          <w:sz w:val="24"/>
          <w:szCs w:val="24"/>
        </w:rPr>
        <w:t xml:space="preserve">By renovating and modernizing existing facilities and utility systems, DOE is committed to improving the state of its general-purpose infrastructure. Development of new instruments and capabilities at facilities throughout the department contribute to important infrastructural upgrades that enable a safe and effective workplace. By supporting necessary </w:t>
      </w:r>
      <w:r w:rsidR="00D251BA">
        <w:rPr>
          <w:rFonts w:ascii="Times New Roman" w:hAnsi="Times New Roman" w:cs="Times New Roman"/>
          <w:sz w:val="24"/>
          <w:szCs w:val="24"/>
        </w:rPr>
        <w:t>R&amp;D</w:t>
      </w:r>
      <w:r w:rsidRPr="009175CF">
        <w:rPr>
          <w:rFonts w:ascii="Times New Roman" w:hAnsi="Times New Roman" w:cs="Times New Roman"/>
          <w:sz w:val="24"/>
          <w:szCs w:val="24"/>
        </w:rPr>
        <w:t>, DOE aims to design and construct the next generation of facilities and infrastructure to advance all departmental priorities while maintaining a safe and healthy work environment.</w:t>
      </w:r>
    </w:p>
    <w:p w14:paraId="0E1FB0CC" w14:textId="77777777" w:rsidR="009175CF" w:rsidRDefault="009175CF" w:rsidP="00FC0C0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01F07E72" w14:textId="77777777" w:rsidR="00FC0C08" w:rsidRPr="00FA71BC" w:rsidRDefault="00FC0C0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Department of Health and Human Services</w:t>
      </w:r>
    </w:p>
    <w:p w14:paraId="776C7CC6" w14:textId="2A81742F" w:rsidR="00FC0C08" w:rsidRDefault="009175CF" w:rsidP="00FC0C0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9175CF">
        <w:rPr>
          <w:rFonts w:ascii="Times New Roman" w:hAnsi="Times New Roman" w:cs="Times New Roman"/>
          <w:sz w:val="24"/>
          <w:szCs w:val="24"/>
        </w:rPr>
        <w:t xml:space="preserve">HHS invests in infrastructure for </w:t>
      </w:r>
      <w:r w:rsidR="00D251BA">
        <w:rPr>
          <w:rFonts w:ascii="Times New Roman" w:hAnsi="Times New Roman" w:cs="Times New Roman"/>
          <w:sz w:val="24"/>
          <w:szCs w:val="24"/>
        </w:rPr>
        <w:t>R&amp;D</w:t>
      </w:r>
      <w:r w:rsidRPr="009175CF">
        <w:rPr>
          <w:rFonts w:ascii="Times New Roman" w:hAnsi="Times New Roman" w:cs="Times New Roman"/>
          <w:sz w:val="24"/>
          <w:szCs w:val="24"/>
        </w:rPr>
        <w:t xml:space="preserve"> through </w:t>
      </w:r>
      <w:proofErr w:type="gramStart"/>
      <w:r w:rsidRPr="009175CF">
        <w:rPr>
          <w:rFonts w:ascii="Times New Roman" w:hAnsi="Times New Roman" w:cs="Times New Roman"/>
          <w:sz w:val="24"/>
          <w:szCs w:val="24"/>
        </w:rPr>
        <w:t>a number of</w:t>
      </w:r>
      <w:proofErr w:type="gramEnd"/>
      <w:r w:rsidRPr="009175CF">
        <w:rPr>
          <w:rFonts w:ascii="Times New Roman" w:hAnsi="Times New Roman" w:cs="Times New Roman"/>
          <w:sz w:val="24"/>
          <w:szCs w:val="24"/>
        </w:rPr>
        <w:t xml:space="preserve"> component agencies including primarily ASPR and FDA. FDA core facilities allow researchers </w:t>
      </w:r>
      <w:r w:rsidR="00DE64EC">
        <w:rPr>
          <w:rFonts w:ascii="Times New Roman" w:hAnsi="Times New Roman" w:cs="Times New Roman"/>
          <w:sz w:val="24"/>
          <w:szCs w:val="24"/>
        </w:rPr>
        <w:t xml:space="preserve">access </w:t>
      </w:r>
      <w:r w:rsidRPr="009175CF">
        <w:rPr>
          <w:rFonts w:ascii="Times New Roman" w:hAnsi="Times New Roman" w:cs="Times New Roman"/>
          <w:sz w:val="24"/>
          <w:szCs w:val="24"/>
        </w:rPr>
        <w:t xml:space="preserve">to state-of-the-art technology, equipment, facilities, experts, </w:t>
      </w:r>
      <w:proofErr w:type="gramStart"/>
      <w:r w:rsidRPr="009175CF">
        <w:rPr>
          <w:rFonts w:ascii="Times New Roman" w:hAnsi="Times New Roman" w:cs="Times New Roman"/>
          <w:sz w:val="24"/>
          <w:szCs w:val="24"/>
        </w:rPr>
        <w:t>resources</w:t>
      </w:r>
      <w:proofErr w:type="gramEnd"/>
      <w:r w:rsidRPr="009175CF">
        <w:rPr>
          <w:rFonts w:ascii="Times New Roman" w:hAnsi="Times New Roman" w:cs="Times New Roman"/>
          <w:sz w:val="24"/>
          <w:szCs w:val="24"/>
        </w:rPr>
        <w:t xml:space="preserve"> and information. Core facilities include 3D printing, microscopic imaging, nucleic acid sequencing, and other traditional and emerging technology facilities. ASPR partners with academia and private sector companies to develop products more effectively and efficiently and to generate MCMs against threats such as pandemic influenza, multi-drug resistant bacteria, chemical agents, Ebola, and COVID-19 among other threats. These efforts are enabled by robust infrastructural capacity developed through internal investment and partnerships.</w:t>
      </w:r>
    </w:p>
    <w:p w14:paraId="40E543CF" w14:textId="366731C5" w:rsidR="006136EC" w:rsidRDefault="006136EC" w:rsidP="00FC0C0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2FED16AD" w14:textId="473E6164" w:rsidR="006136EC" w:rsidRDefault="006136EC" w:rsidP="00FC0C0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Pr>
          <w:rFonts w:ascii="Times New Roman" w:hAnsi="Times New Roman" w:cs="Times New Roman"/>
          <w:b/>
          <w:bCs/>
          <w:i/>
          <w:iCs/>
          <w:sz w:val="24"/>
          <w:szCs w:val="24"/>
        </w:rPr>
        <w:t>Department of Commerce</w:t>
      </w:r>
    </w:p>
    <w:p w14:paraId="3F2B0754" w14:textId="50ECCE10" w:rsidR="006136EC" w:rsidRPr="000D59A5" w:rsidRDefault="006136EC" w:rsidP="00FC0C08">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6136EC">
        <w:rPr>
          <w:rFonts w:ascii="Times New Roman" w:hAnsi="Times New Roman" w:cs="Times New Roman"/>
          <w:sz w:val="24"/>
          <w:szCs w:val="24"/>
        </w:rPr>
        <w:t xml:space="preserve">Through the National Oceanic and Atmospheric Association, the Department of Commerce supports ten research laboratories across the </w:t>
      </w:r>
      <w:r w:rsidR="007E2AD5">
        <w:rPr>
          <w:rFonts w:ascii="Times New Roman" w:hAnsi="Times New Roman" w:cs="Times New Roman"/>
          <w:sz w:val="24"/>
          <w:szCs w:val="24"/>
        </w:rPr>
        <w:t>United States</w:t>
      </w:r>
      <w:r w:rsidRPr="006136EC">
        <w:rPr>
          <w:rFonts w:ascii="Times New Roman" w:hAnsi="Times New Roman" w:cs="Times New Roman"/>
          <w:sz w:val="24"/>
          <w:szCs w:val="24"/>
        </w:rPr>
        <w:t xml:space="preserve">, which undergo a scientific review every four years to evaluate the quality, relevance, and performance of the research conducted at the laboratories. These key efforts to maintain and advance </w:t>
      </w:r>
      <w:r w:rsidR="00D251BA">
        <w:rPr>
          <w:rFonts w:ascii="Times New Roman" w:hAnsi="Times New Roman" w:cs="Times New Roman"/>
          <w:sz w:val="24"/>
          <w:szCs w:val="24"/>
        </w:rPr>
        <w:t>R&amp;D</w:t>
      </w:r>
      <w:r w:rsidRPr="006136EC">
        <w:rPr>
          <w:rFonts w:ascii="Times New Roman" w:hAnsi="Times New Roman" w:cs="Times New Roman"/>
          <w:sz w:val="24"/>
          <w:szCs w:val="24"/>
        </w:rPr>
        <w:t xml:space="preserve"> infrastructure and tools help to identify gaps, priorities, areas for improvement, including computation, facility, and equipment needs. Additionally, they support 19 Cooperative Institutes across the country to leverage personnel service or facilities for research, training, education, and coordination with various academic institutions.</w:t>
      </w:r>
    </w:p>
    <w:p w14:paraId="17FBA686" w14:textId="77777777" w:rsidR="00FC0C08" w:rsidRDefault="00FC0C08" w:rsidP="00FC0C08">
      <w:pPr>
        <w:spacing w:after="0" w:line="240" w:lineRule="auto"/>
        <w:contextualSpacing/>
        <w:rPr>
          <w:rFonts w:ascii="Times New Roman" w:hAnsi="Times New Roman" w:cs="Times New Roman"/>
          <w:kern w:val="32"/>
          <w:sz w:val="24"/>
          <w:szCs w:val="24"/>
        </w:rPr>
      </w:pPr>
    </w:p>
    <w:p w14:paraId="652FFBCE" w14:textId="4FA84C6E" w:rsidR="009A2755" w:rsidRPr="00344661" w:rsidRDefault="009A2755" w:rsidP="000D59A5">
      <w:pPr>
        <w:spacing w:after="0" w:line="240" w:lineRule="auto"/>
        <w:contextualSpacing/>
        <w:rPr>
          <w:rFonts w:ascii="Times New Roman" w:hAnsi="Times New Roman" w:cs="Times New Roman"/>
          <w:b/>
          <w:bCs/>
          <w:sz w:val="24"/>
          <w:szCs w:val="24"/>
          <w:u w:val="single"/>
        </w:rPr>
      </w:pPr>
    </w:p>
    <w:p w14:paraId="28F0A458" w14:textId="49096D99" w:rsidR="00CF21DE" w:rsidRPr="00FA71BC" w:rsidRDefault="009A2755" w:rsidP="000D59A5">
      <w:pPr>
        <w:spacing w:after="0" w:line="240" w:lineRule="auto"/>
        <w:contextualSpacing/>
        <w:rPr>
          <w:rFonts w:ascii="Times New Roman" w:hAnsi="Times New Roman" w:cs="Times New Roman"/>
          <w:b/>
          <w:sz w:val="24"/>
          <w:szCs w:val="24"/>
          <w:u w:val="single"/>
        </w:rPr>
      </w:pPr>
      <w:r w:rsidRPr="00FA71BC">
        <w:rPr>
          <w:rFonts w:ascii="Times New Roman" w:hAnsi="Times New Roman" w:cs="Times New Roman"/>
          <w:b/>
          <w:sz w:val="24"/>
          <w:szCs w:val="24"/>
          <w:u w:val="single"/>
        </w:rPr>
        <w:t>Workforce and Partnerships</w:t>
      </w:r>
    </w:p>
    <w:p w14:paraId="2815F4FC" w14:textId="60E64912" w:rsidR="00CB10D0" w:rsidRDefault="00CB10D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Our Nation depends on </w:t>
      </w:r>
      <w:r w:rsidRPr="00CB10D0">
        <w:rPr>
          <w:rFonts w:ascii="Times New Roman" w:hAnsi="Times New Roman" w:cs="Times New Roman"/>
          <w:sz w:val="24"/>
          <w:szCs w:val="24"/>
        </w:rPr>
        <w:t xml:space="preserve">a diverse, skilled STEM workforce that is </w:t>
      </w:r>
      <w:r w:rsidR="00825A05">
        <w:rPr>
          <w:rFonts w:ascii="Times New Roman" w:hAnsi="Times New Roman" w:cs="Times New Roman"/>
          <w:sz w:val="24"/>
          <w:szCs w:val="24"/>
        </w:rPr>
        <w:t>equipped</w:t>
      </w:r>
      <w:r w:rsidR="00825A05" w:rsidRPr="00CB10D0">
        <w:rPr>
          <w:rFonts w:ascii="Times New Roman" w:hAnsi="Times New Roman" w:cs="Times New Roman"/>
          <w:sz w:val="24"/>
          <w:szCs w:val="24"/>
        </w:rPr>
        <w:t xml:space="preserve"> </w:t>
      </w:r>
      <w:r w:rsidRPr="00CB10D0">
        <w:rPr>
          <w:rFonts w:ascii="Times New Roman" w:hAnsi="Times New Roman" w:cs="Times New Roman"/>
          <w:sz w:val="24"/>
          <w:szCs w:val="24"/>
        </w:rPr>
        <w:t>to take on the challenges of the 21st century</w:t>
      </w:r>
      <w:r>
        <w:rPr>
          <w:rFonts w:ascii="Times New Roman" w:hAnsi="Times New Roman" w:cs="Times New Roman"/>
          <w:sz w:val="24"/>
          <w:szCs w:val="24"/>
        </w:rPr>
        <w:t xml:space="preserve">. The Biden-Harris Administration </w:t>
      </w:r>
      <w:r w:rsidRPr="00CB10D0">
        <w:rPr>
          <w:rFonts w:ascii="Times New Roman" w:hAnsi="Times New Roman" w:cs="Times New Roman"/>
          <w:sz w:val="24"/>
          <w:szCs w:val="24"/>
        </w:rPr>
        <w:t xml:space="preserve">is committed to empowering and training the next generation of innovators and removing </w:t>
      </w:r>
      <w:r>
        <w:rPr>
          <w:rFonts w:ascii="Times New Roman" w:hAnsi="Times New Roman" w:cs="Times New Roman"/>
          <w:sz w:val="24"/>
          <w:szCs w:val="24"/>
        </w:rPr>
        <w:t>barriers</w:t>
      </w:r>
      <w:r w:rsidR="00825A05">
        <w:rPr>
          <w:rFonts w:ascii="Times New Roman" w:hAnsi="Times New Roman" w:cs="Times New Roman"/>
          <w:sz w:val="24"/>
          <w:szCs w:val="24"/>
        </w:rPr>
        <w:t xml:space="preserve"> to their success</w:t>
      </w:r>
      <w:r>
        <w:rPr>
          <w:rFonts w:ascii="Times New Roman" w:hAnsi="Times New Roman" w:cs="Times New Roman"/>
          <w:sz w:val="24"/>
          <w:szCs w:val="24"/>
        </w:rPr>
        <w:t>, allowing</w:t>
      </w:r>
      <w:r w:rsidRPr="00CB10D0">
        <w:rPr>
          <w:rFonts w:ascii="Times New Roman" w:hAnsi="Times New Roman" w:cs="Times New Roman"/>
          <w:sz w:val="24"/>
          <w:szCs w:val="24"/>
        </w:rPr>
        <w:t xml:space="preserve"> talented individuals </w:t>
      </w:r>
      <w:r>
        <w:rPr>
          <w:rFonts w:ascii="Times New Roman" w:hAnsi="Times New Roman" w:cs="Times New Roman"/>
          <w:sz w:val="24"/>
          <w:szCs w:val="24"/>
        </w:rPr>
        <w:t>to achieve</w:t>
      </w:r>
      <w:r w:rsidRPr="00CB10D0">
        <w:rPr>
          <w:rFonts w:ascii="Times New Roman" w:hAnsi="Times New Roman" w:cs="Times New Roman"/>
          <w:sz w:val="24"/>
          <w:szCs w:val="24"/>
        </w:rPr>
        <w:t xml:space="preserve"> their full potential.</w:t>
      </w:r>
      <w:r>
        <w:rPr>
          <w:rStyle w:val="FootnoteReference"/>
          <w:rFonts w:ascii="Times New Roman" w:hAnsi="Times New Roman" w:cs="Times New Roman"/>
          <w:szCs w:val="24"/>
        </w:rPr>
        <w:footnoteReference w:id="8"/>
      </w:r>
    </w:p>
    <w:p w14:paraId="025A3331" w14:textId="77777777" w:rsidR="00CB10D0" w:rsidRDefault="00CB10D0" w:rsidP="00CB10D0">
      <w:pPr>
        <w:spacing w:after="0" w:line="240" w:lineRule="auto"/>
        <w:contextualSpacing/>
        <w:rPr>
          <w:rFonts w:ascii="Times New Roman" w:hAnsi="Times New Roman" w:cs="Times New Roman"/>
          <w:sz w:val="24"/>
          <w:szCs w:val="24"/>
        </w:rPr>
      </w:pPr>
    </w:p>
    <w:p w14:paraId="0D3CC21A" w14:textId="6C4F0818" w:rsidR="00CB10D0" w:rsidRDefault="00CB10D0">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Creating this equitable environment requires a broad set of actions</w:t>
      </w:r>
      <w:r w:rsidR="00AD47D7">
        <w:rPr>
          <w:rFonts w:ascii="Times New Roman" w:hAnsi="Times New Roman" w:cs="Times New Roman"/>
          <w:sz w:val="24"/>
          <w:szCs w:val="24"/>
        </w:rPr>
        <w:t xml:space="preserve">. </w:t>
      </w:r>
      <w:r w:rsidR="00A12F64">
        <w:rPr>
          <w:rFonts w:ascii="Times New Roman" w:hAnsi="Times New Roman" w:cs="Times New Roman"/>
          <w:sz w:val="24"/>
          <w:szCs w:val="24"/>
        </w:rPr>
        <w:t>The United States</w:t>
      </w:r>
      <w:r w:rsidR="00A12F64" w:rsidRPr="00AD47D7">
        <w:rPr>
          <w:rFonts w:ascii="Times New Roman" w:hAnsi="Times New Roman" w:cs="Times New Roman"/>
          <w:sz w:val="24"/>
          <w:szCs w:val="24"/>
        </w:rPr>
        <w:t xml:space="preserve"> </w:t>
      </w:r>
      <w:r w:rsidR="00AD47D7" w:rsidRPr="00AD47D7">
        <w:rPr>
          <w:rFonts w:ascii="Times New Roman" w:hAnsi="Times New Roman" w:cs="Times New Roman"/>
          <w:sz w:val="24"/>
          <w:szCs w:val="24"/>
        </w:rPr>
        <w:t xml:space="preserve">must ensure every person </w:t>
      </w:r>
      <w:proofErr w:type="gramStart"/>
      <w:r w:rsidR="00AD47D7" w:rsidRPr="00AD47D7">
        <w:rPr>
          <w:rFonts w:ascii="Times New Roman" w:hAnsi="Times New Roman" w:cs="Times New Roman"/>
          <w:sz w:val="24"/>
          <w:szCs w:val="24"/>
        </w:rPr>
        <w:t>has the opportunity to</w:t>
      </w:r>
      <w:proofErr w:type="gramEnd"/>
      <w:r w:rsidR="00AD47D7" w:rsidRPr="00AD47D7">
        <w:rPr>
          <w:rFonts w:ascii="Times New Roman" w:hAnsi="Times New Roman" w:cs="Times New Roman"/>
          <w:sz w:val="24"/>
          <w:szCs w:val="24"/>
        </w:rPr>
        <w:t xml:space="preserve"> participate in and contribute to science and technology throughout their lifetime.</w:t>
      </w:r>
      <w:r w:rsidR="00AD47D7">
        <w:rPr>
          <w:rFonts w:ascii="Times New Roman" w:hAnsi="Times New Roman" w:cs="Times New Roman"/>
          <w:sz w:val="24"/>
          <w:szCs w:val="24"/>
        </w:rPr>
        <w:t xml:space="preserve"> W</w:t>
      </w:r>
      <w:r w:rsidR="00AD47D7" w:rsidRPr="00AD47D7">
        <w:rPr>
          <w:rFonts w:ascii="Times New Roman" w:hAnsi="Times New Roman" w:cs="Times New Roman"/>
          <w:sz w:val="24"/>
          <w:szCs w:val="24"/>
        </w:rPr>
        <w:t xml:space="preserve">e must invest in the vital STEM </w:t>
      </w:r>
      <w:r w:rsidR="00825A05">
        <w:rPr>
          <w:rFonts w:ascii="Times New Roman" w:hAnsi="Times New Roman" w:cs="Times New Roman"/>
          <w:sz w:val="24"/>
          <w:szCs w:val="24"/>
        </w:rPr>
        <w:t>educator</w:t>
      </w:r>
      <w:r w:rsidR="00825A05" w:rsidRPr="00AD47D7">
        <w:rPr>
          <w:rFonts w:ascii="Times New Roman" w:hAnsi="Times New Roman" w:cs="Times New Roman"/>
          <w:sz w:val="24"/>
          <w:szCs w:val="24"/>
        </w:rPr>
        <w:t xml:space="preserve"> </w:t>
      </w:r>
      <w:r w:rsidR="00AD47D7" w:rsidRPr="00AD47D7">
        <w:rPr>
          <w:rFonts w:ascii="Times New Roman" w:hAnsi="Times New Roman" w:cs="Times New Roman"/>
          <w:sz w:val="24"/>
          <w:szCs w:val="24"/>
        </w:rPr>
        <w:t>pipeline.</w:t>
      </w:r>
      <w:r w:rsidR="00AD47D7">
        <w:rPr>
          <w:rFonts w:ascii="Times New Roman" w:hAnsi="Times New Roman" w:cs="Times New Roman"/>
          <w:sz w:val="24"/>
          <w:szCs w:val="24"/>
        </w:rPr>
        <w:t xml:space="preserve"> W</w:t>
      </w:r>
      <w:r w:rsidR="00AD47D7" w:rsidRPr="00AD47D7">
        <w:rPr>
          <w:rFonts w:ascii="Times New Roman" w:hAnsi="Times New Roman" w:cs="Times New Roman"/>
          <w:sz w:val="24"/>
          <w:szCs w:val="24"/>
        </w:rPr>
        <w:t>e must bring greater parity to investment in the communities, institutions, and people that have been historically excluded from access to STEM resources.</w:t>
      </w:r>
      <w:r w:rsidR="00AD47D7">
        <w:rPr>
          <w:rFonts w:ascii="Times New Roman" w:hAnsi="Times New Roman" w:cs="Times New Roman"/>
          <w:sz w:val="24"/>
          <w:szCs w:val="24"/>
        </w:rPr>
        <w:t xml:space="preserve"> We </w:t>
      </w:r>
      <w:proofErr w:type="gramStart"/>
      <w:r w:rsidR="00AD47D7">
        <w:rPr>
          <w:rFonts w:ascii="Times New Roman" w:hAnsi="Times New Roman" w:cs="Times New Roman"/>
          <w:sz w:val="24"/>
          <w:szCs w:val="24"/>
        </w:rPr>
        <w:t>have to</w:t>
      </w:r>
      <w:proofErr w:type="gramEnd"/>
      <w:r w:rsidR="00AD47D7">
        <w:rPr>
          <w:rFonts w:ascii="Times New Roman" w:hAnsi="Times New Roman" w:cs="Times New Roman"/>
          <w:sz w:val="24"/>
          <w:szCs w:val="24"/>
        </w:rPr>
        <w:t xml:space="preserve"> build a culture of science that does not tolerate bias and discrimination. Finally, w</w:t>
      </w:r>
      <w:r w:rsidR="00AD47D7" w:rsidRPr="00AD47D7">
        <w:rPr>
          <w:rFonts w:ascii="Times New Roman" w:hAnsi="Times New Roman" w:cs="Times New Roman"/>
          <w:sz w:val="24"/>
          <w:szCs w:val="24"/>
        </w:rPr>
        <w:t>e must close the STEM information gap by generating better and more comprehensive data, developing shared indicators</w:t>
      </w:r>
      <w:r w:rsidR="00A12F64">
        <w:rPr>
          <w:rFonts w:ascii="Times New Roman" w:hAnsi="Times New Roman" w:cs="Times New Roman"/>
          <w:sz w:val="24"/>
          <w:szCs w:val="24"/>
        </w:rPr>
        <w:t>,</w:t>
      </w:r>
      <w:r w:rsidR="00AD47D7" w:rsidRPr="00AD47D7">
        <w:rPr>
          <w:rFonts w:ascii="Times New Roman" w:hAnsi="Times New Roman" w:cs="Times New Roman"/>
          <w:sz w:val="24"/>
          <w:szCs w:val="24"/>
        </w:rPr>
        <w:t xml:space="preserve"> and committing to greater transparency</w:t>
      </w:r>
      <w:r w:rsidR="00AD47D7">
        <w:rPr>
          <w:rFonts w:ascii="Times New Roman" w:hAnsi="Times New Roman" w:cs="Times New Roman"/>
          <w:sz w:val="24"/>
          <w:szCs w:val="24"/>
        </w:rPr>
        <w:t xml:space="preserve">. </w:t>
      </w:r>
      <w:r w:rsidRPr="00CB10D0">
        <w:rPr>
          <w:rFonts w:ascii="Times New Roman" w:hAnsi="Times New Roman" w:cs="Times New Roman"/>
          <w:sz w:val="24"/>
          <w:szCs w:val="24"/>
        </w:rPr>
        <w:t>By bringing together government, civil society, and the private sector</w:t>
      </w:r>
      <w:r>
        <w:rPr>
          <w:rFonts w:ascii="Times New Roman" w:hAnsi="Times New Roman" w:cs="Times New Roman"/>
          <w:sz w:val="24"/>
          <w:szCs w:val="24"/>
        </w:rPr>
        <w:t xml:space="preserve"> to achieve these goals</w:t>
      </w:r>
      <w:r w:rsidRPr="00CB10D0">
        <w:rPr>
          <w:rFonts w:ascii="Times New Roman" w:hAnsi="Times New Roman" w:cs="Times New Roman"/>
          <w:sz w:val="24"/>
          <w:szCs w:val="24"/>
        </w:rPr>
        <w:t xml:space="preserve">, we can </w:t>
      </w:r>
      <w:r w:rsidR="00AD47D7">
        <w:rPr>
          <w:rFonts w:ascii="Times New Roman" w:hAnsi="Times New Roman" w:cs="Times New Roman"/>
          <w:sz w:val="24"/>
          <w:szCs w:val="24"/>
        </w:rPr>
        <w:t>build a stronger</w:t>
      </w:r>
      <w:r w:rsidRPr="00CB10D0">
        <w:rPr>
          <w:rFonts w:ascii="Times New Roman" w:hAnsi="Times New Roman" w:cs="Times New Roman"/>
          <w:sz w:val="24"/>
          <w:szCs w:val="24"/>
        </w:rPr>
        <w:t xml:space="preserve"> STEM workforce </w:t>
      </w:r>
      <w:r w:rsidR="00AD47D7">
        <w:rPr>
          <w:rFonts w:ascii="Times New Roman" w:hAnsi="Times New Roman" w:cs="Times New Roman"/>
          <w:sz w:val="24"/>
          <w:szCs w:val="24"/>
        </w:rPr>
        <w:t xml:space="preserve">and </w:t>
      </w:r>
      <w:r w:rsidRPr="00CB10D0">
        <w:rPr>
          <w:rFonts w:ascii="Times New Roman" w:hAnsi="Times New Roman" w:cs="Times New Roman"/>
          <w:sz w:val="24"/>
          <w:szCs w:val="24"/>
        </w:rPr>
        <w:t>create educational and economic opportunity for generations to come</w:t>
      </w:r>
      <w:r>
        <w:rPr>
          <w:rFonts w:ascii="Times New Roman" w:hAnsi="Times New Roman" w:cs="Times New Roman"/>
          <w:sz w:val="24"/>
          <w:szCs w:val="24"/>
        </w:rPr>
        <w:t xml:space="preserve">. </w:t>
      </w:r>
    </w:p>
    <w:p w14:paraId="6B67269E" w14:textId="77777777" w:rsidR="006136EC" w:rsidRPr="00344661" w:rsidRDefault="006136EC" w:rsidP="006136EC">
      <w:pPr>
        <w:spacing w:after="0" w:line="240" w:lineRule="auto"/>
        <w:contextualSpacing/>
        <w:rPr>
          <w:rFonts w:ascii="Times New Roman" w:hAnsi="Times New Roman" w:cs="Times New Roman"/>
          <w:sz w:val="24"/>
          <w:szCs w:val="24"/>
        </w:rPr>
      </w:pPr>
    </w:p>
    <w:p w14:paraId="6F41741B" w14:textId="77FC65AD" w:rsidR="006136EC" w:rsidRPr="003F6A88" w:rsidRDefault="006136EC" w:rsidP="006136E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bCs/>
          <w:sz w:val="24"/>
          <w:szCs w:val="24"/>
          <w:u w:val="single"/>
        </w:rPr>
      </w:pPr>
      <w:r>
        <w:rPr>
          <w:rFonts w:ascii="Times New Roman" w:hAnsi="Times New Roman" w:cs="Times New Roman"/>
          <w:b/>
          <w:bCs/>
          <w:sz w:val="24"/>
          <w:szCs w:val="24"/>
          <w:u w:val="single"/>
        </w:rPr>
        <w:t>Workforce and Partnerships</w:t>
      </w:r>
      <w:r>
        <w:rPr>
          <w:rFonts w:ascii="Times New Roman" w:hAnsi="Times New Roman" w:cs="Times New Roman"/>
          <w:b/>
          <w:bCs/>
          <w:sz w:val="24"/>
          <w:szCs w:val="24"/>
        </w:rPr>
        <w:t xml:space="preserve"> </w:t>
      </w:r>
      <w:r w:rsidRPr="00344661">
        <w:rPr>
          <w:rFonts w:ascii="Times New Roman" w:hAnsi="Times New Roman" w:cs="Times New Roman"/>
          <w:b/>
          <w:bCs/>
          <w:sz w:val="24"/>
          <w:szCs w:val="24"/>
        </w:rPr>
        <w:t xml:space="preserve">– Agency Highlights </w:t>
      </w:r>
    </w:p>
    <w:p w14:paraId="3D1021A0" w14:textId="77777777" w:rsidR="006136EC" w:rsidRPr="00344661" w:rsidRDefault="006136EC" w:rsidP="006136E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1129D20E" w14:textId="77777777" w:rsidR="006136EC" w:rsidRPr="00FA71BC" w:rsidRDefault="006136E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Department of Health and Human Services</w:t>
      </w:r>
    </w:p>
    <w:p w14:paraId="29FAE05D" w14:textId="023D8521" w:rsidR="006136EC" w:rsidRDefault="00282C51" w:rsidP="006136E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282C51">
        <w:rPr>
          <w:rFonts w:ascii="Times New Roman" w:hAnsi="Times New Roman" w:cs="Times New Roman"/>
          <w:sz w:val="24"/>
          <w:szCs w:val="24"/>
        </w:rPr>
        <w:t xml:space="preserve">Workforce partnerships often include highly successful interagency collaborations such as the H-CORE partnership with the U.S. Postal Service (USPS) to provide at-home test kits to the general American Public. However, partnerships outside of the USG offer additional support and resources to internal government efforts. External partnerships can be critical to the success of government operations. Examples in collaborations for </w:t>
      </w:r>
      <w:r w:rsidR="00D251BA">
        <w:rPr>
          <w:rFonts w:ascii="Times New Roman" w:hAnsi="Times New Roman" w:cs="Times New Roman"/>
          <w:sz w:val="24"/>
          <w:szCs w:val="24"/>
        </w:rPr>
        <w:t>R&amp;D</w:t>
      </w:r>
      <w:r w:rsidRPr="00282C51">
        <w:rPr>
          <w:rFonts w:ascii="Times New Roman" w:hAnsi="Times New Roman" w:cs="Times New Roman"/>
          <w:sz w:val="24"/>
          <w:szCs w:val="24"/>
        </w:rPr>
        <w:t xml:space="preserve"> can be found by examining recent HHS activities in response to the COVID-19 pandemic. These include robust partnerships between BARDA and Johnson &amp; Johnson’s JLABS where</w:t>
      </w:r>
      <w:r w:rsidR="007E2AD5">
        <w:rPr>
          <w:rFonts w:ascii="Times New Roman" w:hAnsi="Times New Roman" w:cs="Times New Roman"/>
          <w:sz w:val="24"/>
          <w:szCs w:val="24"/>
        </w:rPr>
        <w:t>in</w:t>
      </w:r>
      <w:r w:rsidRPr="00282C51">
        <w:rPr>
          <w:rFonts w:ascii="Times New Roman" w:hAnsi="Times New Roman" w:cs="Times New Roman"/>
          <w:sz w:val="24"/>
          <w:szCs w:val="24"/>
        </w:rPr>
        <w:t xml:space="preserve"> the U.S. </w:t>
      </w:r>
      <w:r w:rsidR="007E2AD5">
        <w:rPr>
          <w:rFonts w:ascii="Times New Roman" w:hAnsi="Times New Roman" w:cs="Times New Roman"/>
          <w:sz w:val="24"/>
          <w:szCs w:val="24"/>
        </w:rPr>
        <w:t xml:space="preserve">government </w:t>
      </w:r>
      <w:r w:rsidRPr="00282C51">
        <w:rPr>
          <w:rFonts w:ascii="Times New Roman" w:hAnsi="Times New Roman" w:cs="Times New Roman"/>
          <w:sz w:val="24"/>
          <w:szCs w:val="24"/>
        </w:rPr>
        <w:t>provides resources in a global incubator site to support development of</w:t>
      </w:r>
      <w:r w:rsidR="00D636E0">
        <w:rPr>
          <w:rFonts w:ascii="Times New Roman" w:hAnsi="Times New Roman" w:cs="Times New Roman"/>
          <w:sz w:val="24"/>
          <w:szCs w:val="24"/>
        </w:rPr>
        <w:t xml:space="preserve"> </w:t>
      </w:r>
      <w:r w:rsidRPr="00282C51">
        <w:rPr>
          <w:rFonts w:ascii="Times New Roman" w:hAnsi="Times New Roman" w:cs="Times New Roman"/>
          <w:sz w:val="24"/>
          <w:szCs w:val="24"/>
        </w:rPr>
        <w:t>MCM</w:t>
      </w:r>
      <w:r w:rsidR="00D636E0">
        <w:rPr>
          <w:rFonts w:ascii="Times New Roman" w:hAnsi="Times New Roman" w:cs="Times New Roman"/>
          <w:sz w:val="24"/>
          <w:szCs w:val="24"/>
        </w:rPr>
        <w:t>s</w:t>
      </w:r>
      <w:r w:rsidRPr="00282C51">
        <w:rPr>
          <w:rFonts w:ascii="Times New Roman" w:hAnsi="Times New Roman" w:cs="Times New Roman"/>
          <w:sz w:val="24"/>
          <w:szCs w:val="24"/>
        </w:rPr>
        <w:t xml:space="preserve"> and novel manufacturing platforms that can be broadly applied. HHS also has a BARDA Accelerator Network (BAN) of 13 leading biotech accelerators across the U.S. which has successfully introduced BARDA to over 568 startup companies in FY 2022. By creating government workforce partnerships with academia and educational institutions, the USG can also further goals related to broader initiatives. HHS has worked to build partnerships, for example, with Historically Black Colleges and Universities (HBCUs) and Minority Serving Institutions (MSIs) to engage and develop diverse candidates to source scientific </w:t>
      </w:r>
      <w:r w:rsidR="00D251BA">
        <w:rPr>
          <w:rFonts w:ascii="Times New Roman" w:hAnsi="Times New Roman" w:cs="Times New Roman"/>
          <w:sz w:val="24"/>
          <w:szCs w:val="24"/>
        </w:rPr>
        <w:t>R&amp;D</w:t>
      </w:r>
      <w:r w:rsidRPr="00282C51">
        <w:rPr>
          <w:rFonts w:ascii="Times New Roman" w:hAnsi="Times New Roman" w:cs="Times New Roman"/>
          <w:sz w:val="24"/>
          <w:szCs w:val="24"/>
        </w:rPr>
        <w:t xml:space="preserve"> and critical government projects.</w:t>
      </w:r>
    </w:p>
    <w:p w14:paraId="153B644F" w14:textId="77777777" w:rsidR="00282C51" w:rsidRDefault="00282C51" w:rsidP="006136E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187E28E1" w14:textId="77777777" w:rsidR="006136EC" w:rsidRDefault="006136EC" w:rsidP="006136E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Pr>
          <w:rFonts w:ascii="Times New Roman" w:hAnsi="Times New Roman" w:cs="Times New Roman"/>
          <w:b/>
          <w:bCs/>
          <w:i/>
          <w:iCs/>
          <w:sz w:val="24"/>
          <w:szCs w:val="24"/>
        </w:rPr>
        <w:t>Department of Commerce</w:t>
      </w:r>
    </w:p>
    <w:p w14:paraId="3AF2F217" w14:textId="303AC427" w:rsidR="006136EC" w:rsidRDefault="00282C51" w:rsidP="006136E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282C51">
        <w:rPr>
          <w:rFonts w:ascii="Times New Roman" w:hAnsi="Times New Roman" w:cs="Times New Roman"/>
          <w:sz w:val="24"/>
          <w:szCs w:val="24"/>
        </w:rPr>
        <w:t xml:space="preserve">The U.S. Commerce </w:t>
      </w:r>
      <w:r>
        <w:rPr>
          <w:rFonts w:ascii="Times New Roman" w:hAnsi="Times New Roman" w:cs="Times New Roman"/>
          <w:sz w:val="24"/>
          <w:szCs w:val="24"/>
        </w:rPr>
        <w:t>D</w:t>
      </w:r>
      <w:r w:rsidRPr="00282C51">
        <w:rPr>
          <w:rFonts w:ascii="Times New Roman" w:hAnsi="Times New Roman" w:cs="Times New Roman"/>
          <w:sz w:val="24"/>
          <w:szCs w:val="24"/>
        </w:rPr>
        <w:t xml:space="preserve">epartment has developed numerous important partnerships that further its mission and goals in </w:t>
      </w:r>
      <w:r w:rsidR="00D251BA">
        <w:rPr>
          <w:rFonts w:ascii="Times New Roman" w:hAnsi="Times New Roman" w:cs="Times New Roman"/>
          <w:sz w:val="24"/>
          <w:szCs w:val="24"/>
        </w:rPr>
        <w:t>R&amp;D</w:t>
      </w:r>
      <w:r w:rsidRPr="00282C51">
        <w:rPr>
          <w:rFonts w:ascii="Times New Roman" w:hAnsi="Times New Roman" w:cs="Times New Roman"/>
          <w:sz w:val="24"/>
          <w:szCs w:val="24"/>
        </w:rPr>
        <w:t>. The National Institute of Science and Technology have several collaborative institutes. Three collaborative institutes - JILA (a joint institute with the University of Colorado), the Joint Quantum Institute (JQI), and the Joint Center for Quantum Information and Computer Science (</w:t>
      </w:r>
      <w:proofErr w:type="spellStart"/>
      <w:r w:rsidRPr="00282C51">
        <w:rPr>
          <w:rFonts w:ascii="Times New Roman" w:hAnsi="Times New Roman" w:cs="Times New Roman"/>
          <w:sz w:val="24"/>
          <w:szCs w:val="24"/>
        </w:rPr>
        <w:t>QuICS</w:t>
      </w:r>
      <w:proofErr w:type="spellEnd"/>
      <w:r w:rsidRPr="00282C51">
        <w:rPr>
          <w:rFonts w:ascii="Times New Roman" w:hAnsi="Times New Roman" w:cs="Times New Roman"/>
          <w:sz w:val="24"/>
          <w:szCs w:val="24"/>
        </w:rPr>
        <w:t>) (both joint institutes with the University of Maryland College Park) - are critical to the success of NIST’s QIS programs. Other external partnerships include engagements with Manufacturing USA, a network of public-private collaborations in technology, supply chain, and workforce development to secure U.S. global leadership in advanced manufacturing. These kinds of partnerships bring together vast resources and expertise from across the U.S. government to strengthen U.S. manufacturing.</w:t>
      </w:r>
    </w:p>
    <w:p w14:paraId="2B265C1A" w14:textId="79A81D58" w:rsidR="00282C51" w:rsidRDefault="00282C51" w:rsidP="006136E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p>
    <w:p w14:paraId="417AB93F" w14:textId="5DA391D5" w:rsidR="00282C51" w:rsidRPr="00FA71BC" w:rsidRDefault="00282C51" w:rsidP="00FA71B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b/>
          <w:i/>
          <w:sz w:val="24"/>
          <w:szCs w:val="24"/>
        </w:rPr>
      </w:pPr>
      <w:r>
        <w:rPr>
          <w:rFonts w:ascii="Times New Roman" w:hAnsi="Times New Roman" w:cs="Times New Roman"/>
          <w:b/>
          <w:bCs/>
          <w:i/>
          <w:iCs/>
          <w:sz w:val="24"/>
          <w:szCs w:val="24"/>
        </w:rPr>
        <w:t xml:space="preserve">National Aeronautics and Space </w:t>
      </w:r>
      <w:r w:rsidR="00950844">
        <w:rPr>
          <w:rFonts w:ascii="Times New Roman" w:hAnsi="Times New Roman" w:cs="Times New Roman"/>
          <w:b/>
          <w:bCs/>
          <w:i/>
          <w:iCs/>
          <w:sz w:val="24"/>
          <w:szCs w:val="24"/>
        </w:rPr>
        <w:t>Administration</w:t>
      </w:r>
    </w:p>
    <w:p w14:paraId="5026E0A3" w14:textId="2034382B" w:rsidR="00282C51" w:rsidRPr="005D6CEA" w:rsidRDefault="00282C51" w:rsidP="006136EC">
      <w:pPr>
        <w:pBdr>
          <w:top w:val="single" w:sz="4" w:space="1" w:color="auto"/>
          <w:left w:val="single" w:sz="4" w:space="4" w:color="auto"/>
          <w:bottom w:val="single" w:sz="4" w:space="1" w:color="auto"/>
          <w:right w:val="single" w:sz="4" w:space="4" w:color="auto"/>
        </w:pBdr>
        <w:spacing w:after="0" w:line="240" w:lineRule="auto"/>
        <w:contextualSpacing/>
        <w:rPr>
          <w:rFonts w:ascii="Times New Roman" w:hAnsi="Times New Roman" w:cs="Times New Roman"/>
          <w:sz w:val="24"/>
          <w:szCs w:val="24"/>
        </w:rPr>
      </w:pPr>
      <w:r w:rsidRPr="00282C51">
        <w:rPr>
          <w:rFonts w:ascii="Times New Roman" w:hAnsi="Times New Roman" w:cs="Times New Roman"/>
          <w:sz w:val="24"/>
          <w:szCs w:val="24"/>
        </w:rPr>
        <w:t>NASA’s goals in lunar and planetary science and human exploration of the solar system are largely enabled by research. It is therefore important that partnerships exist between NASA and external institutions to produce leading and highly collaborative research that can enable the success of future missions. One example is the Solar System Exploration Research Virtual Institute (SSERVI) which fosters cross-disciplinary partnerships between the science and exploration communities. NASA also works with private partners through contracts and Space Act Agreements to encourage future commercial markets in the process of developing new capabilities.</w:t>
      </w:r>
    </w:p>
    <w:p w14:paraId="7662371E" w14:textId="30E96CFD" w:rsidR="00283F49" w:rsidRDefault="00283F49">
      <w:pPr>
        <w:spacing w:after="0" w:line="240" w:lineRule="auto"/>
        <w:contextualSpacing/>
        <w:rPr>
          <w:rFonts w:ascii="Times New Roman" w:hAnsi="Times New Roman" w:cs="Times New Roman"/>
          <w:sz w:val="24"/>
          <w:szCs w:val="24"/>
        </w:rPr>
      </w:pPr>
    </w:p>
    <w:p w14:paraId="26B2952D" w14:textId="77777777" w:rsidR="00283F49" w:rsidRPr="00344661" w:rsidRDefault="00283F49" w:rsidP="000D59A5">
      <w:pPr>
        <w:spacing w:after="0" w:line="240" w:lineRule="auto"/>
        <w:contextualSpacing/>
        <w:rPr>
          <w:rFonts w:ascii="Times New Roman" w:hAnsi="Times New Roman" w:cs="Times New Roman"/>
          <w:sz w:val="24"/>
          <w:szCs w:val="24"/>
        </w:rPr>
      </w:pPr>
    </w:p>
    <w:p w14:paraId="4A568B6D" w14:textId="6AADE30B" w:rsidR="3A1C60BA" w:rsidRPr="00344661" w:rsidRDefault="3A1C60BA" w:rsidP="000D59A5">
      <w:pPr>
        <w:spacing w:after="0" w:line="240" w:lineRule="auto"/>
        <w:contextualSpacing/>
        <w:rPr>
          <w:rFonts w:ascii="Times New Roman" w:hAnsi="Times New Roman" w:cs="Times New Roman"/>
          <w:b/>
          <w:bCs/>
          <w:sz w:val="24"/>
          <w:szCs w:val="24"/>
          <w:u w:val="single"/>
        </w:rPr>
      </w:pPr>
    </w:p>
    <w:p w14:paraId="1E6BA73B" w14:textId="77777777" w:rsidR="00D817E0" w:rsidRPr="00FA71BC" w:rsidRDefault="00D817E0">
      <w:pPr>
        <w:rPr>
          <w:rFonts w:ascii="Times New Roman" w:hAnsi="Times New Roman" w:cs="Times New Roman"/>
          <w:b/>
          <w:i/>
          <w:color w:val="44546A" w:themeColor="text2"/>
          <w:sz w:val="24"/>
          <w:szCs w:val="24"/>
        </w:rPr>
      </w:pPr>
      <w:r>
        <w:rPr>
          <w:rFonts w:ascii="Times New Roman" w:hAnsi="Times New Roman" w:cs="Times New Roman"/>
          <w:b/>
          <w:bCs/>
          <w:i/>
          <w:iCs/>
          <w:color w:val="44546A" w:themeColor="text2"/>
          <w:sz w:val="24"/>
          <w:szCs w:val="24"/>
        </w:rPr>
        <w:br w:type="page"/>
      </w:r>
    </w:p>
    <w:p w14:paraId="5752C517" w14:textId="5983D299" w:rsidR="00CF21DE" w:rsidRPr="00FA71BC" w:rsidRDefault="00CF21DE" w:rsidP="000D59A5">
      <w:pPr>
        <w:spacing w:after="0" w:line="240" w:lineRule="auto"/>
        <w:contextualSpacing/>
        <w:rPr>
          <w:rFonts w:ascii="Times New Roman" w:hAnsi="Times New Roman" w:cs="Times New Roman"/>
          <w:b/>
          <w:i/>
          <w:color w:val="44546A" w:themeColor="text2"/>
          <w:sz w:val="24"/>
          <w:szCs w:val="24"/>
        </w:rPr>
      </w:pPr>
      <w:r w:rsidRPr="00344661">
        <w:rPr>
          <w:rFonts w:ascii="Times New Roman" w:hAnsi="Times New Roman" w:cs="Times New Roman"/>
          <w:b/>
          <w:bCs/>
          <w:i/>
          <w:iCs/>
          <w:color w:val="44546A" w:themeColor="text2"/>
          <w:sz w:val="24"/>
          <w:szCs w:val="24"/>
        </w:rPr>
        <w:t xml:space="preserve">Opportunities to Address National Challenges through the Advancement of </w:t>
      </w:r>
      <w:r w:rsidR="00D251BA">
        <w:rPr>
          <w:rFonts w:ascii="Times New Roman" w:hAnsi="Times New Roman" w:cs="Times New Roman"/>
          <w:b/>
          <w:bCs/>
          <w:i/>
          <w:iCs/>
          <w:color w:val="44546A" w:themeColor="text2"/>
          <w:sz w:val="24"/>
          <w:szCs w:val="24"/>
        </w:rPr>
        <w:t>R&amp;D</w:t>
      </w:r>
    </w:p>
    <w:p w14:paraId="482C276C" w14:textId="3BCDE7C7" w:rsidR="008D021C" w:rsidRPr="00F62DF2" w:rsidRDefault="00CF21DE" w:rsidP="000D59A5">
      <w:pPr>
        <w:pStyle w:val="BodyText"/>
        <w:spacing w:after="0" w:line="240" w:lineRule="auto"/>
        <w:ind w:firstLine="0"/>
        <w:contextualSpacing/>
        <w:rPr>
          <w:b/>
          <w:i/>
        </w:rPr>
      </w:pPr>
      <w:r w:rsidRPr="00FA71BC">
        <w:rPr>
          <w:b/>
          <w:i/>
        </w:rPr>
        <w:t>Critical and Emerging Technologies</w:t>
      </w:r>
      <w:r w:rsidR="00A2392B" w:rsidRPr="205B5BD0">
        <w:rPr>
          <w:b/>
          <w:i/>
        </w:rPr>
        <w:t xml:space="preserve"> (CET)</w:t>
      </w:r>
    </w:p>
    <w:p w14:paraId="462D03D8" w14:textId="31332DE5" w:rsidR="00CF21DE" w:rsidRPr="00344661" w:rsidRDefault="00AD47D7" w:rsidP="000D59A5">
      <w:pPr>
        <w:pStyle w:val="BodyText"/>
        <w:spacing w:after="0" w:line="240" w:lineRule="auto"/>
        <w:ind w:firstLine="0"/>
        <w:contextualSpacing/>
      </w:pPr>
      <w:r>
        <w:t>The</w:t>
      </w:r>
      <w:r w:rsidR="00A2392B" w:rsidRPr="00344661">
        <w:t xml:space="preserve"> need for </w:t>
      </w:r>
      <w:r w:rsidR="009D3A50" w:rsidRPr="00344661">
        <w:t xml:space="preserve">continued </w:t>
      </w:r>
      <w:r>
        <w:t xml:space="preserve">engagement </w:t>
      </w:r>
      <w:r w:rsidR="00CF21DE" w:rsidRPr="00344661">
        <w:t>in CET development</w:t>
      </w:r>
      <w:r>
        <w:t xml:space="preserve"> persists</w:t>
      </w:r>
      <w:r w:rsidR="00A2392B" w:rsidRPr="00344661">
        <w:t>, particularly</w:t>
      </w:r>
      <w:r w:rsidR="00CF21DE" w:rsidRPr="00344661">
        <w:t xml:space="preserve"> </w:t>
      </w:r>
      <w:r w:rsidR="0006319B">
        <w:t xml:space="preserve">in </w:t>
      </w:r>
      <w:r w:rsidR="00CF21DE" w:rsidRPr="00344661">
        <w:t xml:space="preserve">AI, quantum, biotechnology, and microelectronics. Energy </w:t>
      </w:r>
      <w:r w:rsidR="0006319B">
        <w:t xml:space="preserve">is also </w:t>
      </w:r>
      <w:r w:rsidR="00A2392B" w:rsidRPr="00344661">
        <w:t xml:space="preserve">a key area for </w:t>
      </w:r>
      <w:r w:rsidR="0006319B">
        <w:t xml:space="preserve">government </w:t>
      </w:r>
      <w:r w:rsidR="00D251BA">
        <w:t>R&amp;D</w:t>
      </w:r>
      <w:r w:rsidR="00A2392B" w:rsidRPr="00344661">
        <w:t>, including but not limited to</w:t>
      </w:r>
      <w:r w:rsidR="00CF21DE" w:rsidRPr="00344661">
        <w:t xml:space="preserve"> investment in electric vehicle battery durability, fusion, and generally supporting a clean energy transition. Other specific research areas include</w:t>
      </w:r>
      <w:r>
        <w:t xml:space="preserve"> </w:t>
      </w:r>
      <w:r w:rsidR="00CF21DE" w:rsidRPr="00344661">
        <w:t xml:space="preserve">investment in critical minerals and materials; precision imaging, sensing and measurements; and advanced detection technology. </w:t>
      </w:r>
    </w:p>
    <w:p w14:paraId="4FD98C00" w14:textId="77777777" w:rsidR="008D021C" w:rsidRPr="00344661" w:rsidRDefault="008D021C" w:rsidP="000D59A5">
      <w:pPr>
        <w:pStyle w:val="BodyText"/>
        <w:spacing w:after="0" w:line="240" w:lineRule="auto"/>
        <w:ind w:firstLine="0"/>
        <w:contextualSpacing/>
      </w:pPr>
    </w:p>
    <w:p w14:paraId="20AC8B79" w14:textId="1AF656BC" w:rsidR="008D021C" w:rsidRPr="00FA71BC" w:rsidRDefault="00CF21DE" w:rsidP="000D59A5">
      <w:pPr>
        <w:pStyle w:val="BodyText"/>
        <w:spacing w:after="0" w:line="240" w:lineRule="auto"/>
        <w:ind w:firstLine="0"/>
        <w:contextualSpacing/>
        <w:rPr>
          <w:b/>
          <w:i/>
        </w:rPr>
      </w:pPr>
      <w:r w:rsidRPr="00FA71BC">
        <w:rPr>
          <w:b/>
          <w:i/>
        </w:rPr>
        <w:t>Environment and Climate Change</w:t>
      </w:r>
    </w:p>
    <w:p w14:paraId="5DAC86CC" w14:textId="0B182032" w:rsidR="00AD47D7" w:rsidRDefault="0006319B">
      <w:pPr>
        <w:pStyle w:val="BodyText"/>
        <w:spacing w:after="0" w:line="240" w:lineRule="auto"/>
        <w:ind w:firstLine="0"/>
        <w:contextualSpacing/>
      </w:pPr>
      <w:r>
        <w:t>The U.S. government’s</w:t>
      </w:r>
      <w:r w:rsidR="001757FB">
        <w:t xml:space="preserve"> (USG)</w:t>
      </w:r>
      <w:r>
        <w:t xml:space="preserve"> priority </w:t>
      </w:r>
      <w:r w:rsidR="00CF21DE" w:rsidRPr="00344661">
        <w:t xml:space="preserve">environment and sustainability </w:t>
      </w:r>
      <w:r w:rsidR="00AD47D7">
        <w:t>goals</w:t>
      </w:r>
      <w:r w:rsidR="00CF21DE" w:rsidRPr="00344661">
        <w:t xml:space="preserve"> include better tools and increased interagency coordination for research on resilient ecosystems, technologies to facilitate a clean energy transition, and the interconnection of human and ecological risks. Environmental justice</w:t>
      </w:r>
      <w:r w:rsidR="00A2392B" w:rsidRPr="00344661">
        <w:t xml:space="preserve"> </w:t>
      </w:r>
      <w:r>
        <w:t>is</w:t>
      </w:r>
      <w:r w:rsidR="00A2392B" w:rsidRPr="00344661">
        <w:t xml:space="preserve"> </w:t>
      </w:r>
      <w:r w:rsidR="00CF21DE" w:rsidRPr="00344661">
        <w:t>a</w:t>
      </w:r>
      <w:r w:rsidR="00A2392B" w:rsidRPr="00344661">
        <w:t xml:space="preserve"> key</w:t>
      </w:r>
      <w:r w:rsidR="00CF21DE" w:rsidRPr="00344661">
        <w:t xml:space="preserve"> </w:t>
      </w:r>
      <w:r>
        <w:t>USG</w:t>
      </w:r>
      <w:r w:rsidR="00CF21DE" w:rsidRPr="00344661">
        <w:t xml:space="preserve"> framework for prioritizing and conducting environmental research, including the integration of social, behavioral, and economic research to understand the interactive effects of humans and the natural environment.</w:t>
      </w:r>
      <w:r w:rsidR="00A2392B" w:rsidRPr="00344661">
        <w:t xml:space="preserve"> </w:t>
      </w:r>
    </w:p>
    <w:p w14:paraId="50B6A700" w14:textId="77777777" w:rsidR="00AD47D7" w:rsidRDefault="00AD47D7">
      <w:pPr>
        <w:pStyle w:val="BodyText"/>
        <w:spacing w:after="0" w:line="240" w:lineRule="auto"/>
        <w:ind w:firstLine="0"/>
        <w:contextualSpacing/>
      </w:pPr>
    </w:p>
    <w:p w14:paraId="47F93FCC" w14:textId="3B2E6F0B" w:rsidR="00CF21DE" w:rsidRPr="00344661" w:rsidRDefault="00A2392B" w:rsidP="000D59A5">
      <w:pPr>
        <w:pStyle w:val="BodyText"/>
        <w:spacing w:after="0" w:line="240" w:lineRule="auto"/>
        <w:ind w:firstLine="0"/>
        <w:contextualSpacing/>
      </w:pPr>
      <w:r w:rsidRPr="00344661">
        <w:t xml:space="preserve">Additionally, climate </w:t>
      </w:r>
      <w:r w:rsidR="00CF21DE" w:rsidRPr="00344661">
        <w:t>change</w:t>
      </w:r>
      <w:r w:rsidRPr="00344661">
        <w:t xml:space="preserve"> is </w:t>
      </w:r>
      <w:r w:rsidR="00CF21DE" w:rsidRPr="00344661">
        <w:t xml:space="preserve">an underlying driver for </w:t>
      </w:r>
      <w:r w:rsidRPr="00344661">
        <w:t xml:space="preserve">U.S. </w:t>
      </w:r>
      <w:r w:rsidR="00CF21DE" w:rsidRPr="00344661">
        <w:t xml:space="preserve">mission-related research and a general framework for how </w:t>
      </w:r>
      <w:r w:rsidRPr="00344661">
        <w:t>the USG</w:t>
      </w:r>
      <w:r w:rsidR="00CF21DE" w:rsidRPr="00344661">
        <w:t xml:space="preserve"> consider</w:t>
      </w:r>
      <w:r w:rsidRPr="00344661">
        <w:t>s</w:t>
      </w:r>
      <w:r w:rsidR="00CF21DE" w:rsidRPr="00344661">
        <w:t xml:space="preserve"> technology solutions. </w:t>
      </w:r>
      <w:r w:rsidRPr="00344661">
        <w:t>S</w:t>
      </w:r>
      <w:r w:rsidR="00CF21DE" w:rsidRPr="00344661">
        <w:t>pecific research programs</w:t>
      </w:r>
      <w:r w:rsidRPr="00344661">
        <w:t xml:space="preserve"> are essential</w:t>
      </w:r>
      <w:r w:rsidR="00CF21DE" w:rsidRPr="00344661">
        <w:t xml:space="preserve"> to develop</w:t>
      </w:r>
      <w:r w:rsidRPr="00344661">
        <w:t>ing</w:t>
      </w:r>
      <w:r w:rsidR="00CF21DE" w:rsidRPr="00344661">
        <w:t xml:space="preserve"> infrastructure</w:t>
      </w:r>
      <w:r w:rsidRPr="00344661">
        <w:t xml:space="preserve"> to mitigate </w:t>
      </w:r>
      <w:r w:rsidR="00CF21DE" w:rsidRPr="00344661">
        <w:t>natural disasters caused by climate change a</w:t>
      </w:r>
      <w:r w:rsidRPr="00344661">
        <w:t xml:space="preserve">s well as </w:t>
      </w:r>
      <w:r w:rsidR="00CF21DE" w:rsidRPr="00344661">
        <w:t xml:space="preserve">new materials and forms of clean energy. </w:t>
      </w:r>
      <w:r w:rsidR="00420BDF" w:rsidRPr="00344661">
        <w:t>Programming</w:t>
      </w:r>
      <w:r w:rsidR="00CF21DE" w:rsidRPr="00344661">
        <w:t xml:space="preserve"> to ensure food security, examine the environmental impacts of computing and electronics, </w:t>
      </w:r>
      <w:proofErr w:type="gramStart"/>
      <w:r w:rsidR="00CF21DE" w:rsidRPr="00344661">
        <w:t>anticipate</w:t>
      </w:r>
      <w:proofErr w:type="gramEnd"/>
      <w:r w:rsidR="00CF21DE" w:rsidRPr="00344661">
        <w:t xml:space="preserve"> and respond to the effects of climate change on human health, and realign climate change data for management needs (e.g., managing animal and plant populations to understand climate impacts on biodiversity)</w:t>
      </w:r>
      <w:r w:rsidR="00420BDF" w:rsidRPr="00344661">
        <w:t xml:space="preserve"> remain paramount</w:t>
      </w:r>
      <w:r w:rsidR="0006319B">
        <w:t xml:space="preserve"> to departments and agencies throughout the </w:t>
      </w:r>
      <w:r w:rsidR="00AD47D7">
        <w:t>Federal government</w:t>
      </w:r>
      <w:r w:rsidR="00420BDF" w:rsidRPr="00344661">
        <w:t>.</w:t>
      </w:r>
    </w:p>
    <w:p w14:paraId="3EF6503B" w14:textId="77777777" w:rsidR="008D021C" w:rsidRPr="00344661" w:rsidRDefault="008D021C" w:rsidP="000D59A5">
      <w:pPr>
        <w:pStyle w:val="BodyText"/>
        <w:spacing w:after="0" w:line="240" w:lineRule="auto"/>
        <w:ind w:firstLine="0"/>
        <w:contextualSpacing/>
      </w:pPr>
    </w:p>
    <w:p w14:paraId="4A629CD6" w14:textId="1F49936B" w:rsidR="008D021C" w:rsidRPr="00FA71BC" w:rsidRDefault="00CF21DE" w:rsidP="000D59A5">
      <w:pPr>
        <w:pStyle w:val="BodyText"/>
        <w:spacing w:after="0" w:line="240" w:lineRule="auto"/>
        <w:ind w:firstLine="0"/>
        <w:contextualSpacing/>
        <w:rPr>
          <w:b/>
          <w:i/>
        </w:rPr>
      </w:pPr>
      <w:r w:rsidRPr="00FA71BC">
        <w:rPr>
          <w:b/>
          <w:i/>
        </w:rPr>
        <w:t>Data and Research Accessibility</w:t>
      </w:r>
    </w:p>
    <w:p w14:paraId="4B727453" w14:textId="0D6DFAFF" w:rsidR="008D021C" w:rsidRPr="00344661" w:rsidRDefault="0006319B" w:rsidP="000D59A5">
      <w:pPr>
        <w:pStyle w:val="BodyText"/>
        <w:spacing w:after="0" w:line="240" w:lineRule="auto"/>
        <w:ind w:firstLine="0"/>
        <w:contextualSpacing/>
      </w:pPr>
      <w:r>
        <w:t>The United States recognizes d</w:t>
      </w:r>
      <w:r w:rsidR="00CF21DE" w:rsidRPr="00344661">
        <w:t>ata</w:t>
      </w:r>
      <w:r>
        <w:t xml:space="preserve"> as a</w:t>
      </w:r>
      <w:r w:rsidR="00CF21DE" w:rsidRPr="00344661">
        <w:t xml:space="preserve"> high-priority opportunity</w:t>
      </w:r>
      <w:r w:rsidR="00420BDF" w:rsidRPr="00344661">
        <w:t xml:space="preserve">, especially </w:t>
      </w:r>
      <w:r w:rsidR="00CF21DE" w:rsidRPr="00344661">
        <w:t xml:space="preserve">data </w:t>
      </w:r>
      <w:r w:rsidR="00420BDF" w:rsidRPr="00344661">
        <w:t xml:space="preserve">that is </w:t>
      </w:r>
      <w:r w:rsidR="00CF21DE" w:rsidRPr="00344661">
        <w:t>gathered from outside laboratory settings as opposed to data from small, specific studies or simulat</w:t>
      </w:r>
      <w:r>
        <w:t>ions</w:t>
      </w:r>
      <w:r w:rsidR="00CF21DE" w:rsidRPr="00344661">
        <w:t xml:space="preserve">. </w:t>
      </w:r>
      <w:r w:rsidR="0002487E">
        <w:t>USG work to identify</w:t>
      </w:r>
      <w:r>
        <w:t xml:space="preserve"> and </w:t>
      </w:r>
      <w:r w:rsidR="0002487E">
        <w:t>build</w:t>
      </w:r>
      <w:r>
        <w:t xml:space="preserve"> upon o</w:t>
      </w:r>
      <w:r w:rsidR="00420BDF" w:rsidRPr="00344661">
        <w:t>pp</w:t>
      </w:r>
      <w:r w:rsidR="00CF21DE" w:rsidRPr="00344661">
        <w:t>ortunities in open access dat</w:t>
      </w:r>
      <w:r w:rsidR="0002487E">
        <w:t>a</w:t>
      </w:r>
      <w:r w:rsidR="0002487E" w:rsidRPr="00344661">
        <w:t xml:space="preserve"> </w:t>
      </w:r>
      <w:r w:rsidR="00CF21DE" w:rsidRPr="00344661">
        <w:t>increase</w:t>
      </w:r>
      <w:r w:rsidR="0002487E">
        <w:t>s</w:t>
      </w:r>
      <w:r w:rsidR="00CF21DE" w:rsidRPr="00344661">
        <w:t xml:space="preserve"> transparency and visibility of research and data–actions </w:t>
      </w:r>
      <w:r w:rsidR="00420BDF" w:rsidRPr="00344661">
        <w:t>facilitating</w:t>
      </w:r>
      <w:r w:rsidR="00CF21DE" w:rsidRPr="00344661">
        <w:t xml:space="preserve"> further research and product development; promote national, regional, and industrial innovation; and strengthen the economy. </w:t>
      </w:r>
    </w:p>
    <w:p w14:paraId="3A6FDF52" w14:textId="77777777" w:rsidR="00420BDF" w:rsidRPr="00344661" w:rsidRDefault="00420BDF" w:rsidP="000D59A5">
      <w:pPr>
        <w:pStyle w:val="BodyText"/>
        <w:spacing w:after="0" w:line="240" w:lineRule="auto"/>
        <w:ind w:firstLine="0"/>
        <w:contextualSpacing/>
      </w:pPr>
    </w:p>
    <w:p w14:paraId="40676459" w14:textId="27AA1B20" w:rsidR="008D021C" w:rsidRPr="00FA71BC" w:rsidRDefault="00CF21DE" w:rsidP="000D59A5">
      <w:pPr>
        <w:pStyle w:val="BodyText"/>
        <w:spacing w:after="0" w:line="240" w:lineRule="auto"/>
        <w:ind w:firstLine="0"/>
        <w:contextualSpacing/>
        <w:rPr>
          <w:b/>
          <w:i/>
        </w:rPr>
      </w:pPr>
      <w:r w:rsidRPr="00FA71BC">
        <w:rPr>
          <w:b/>
          <w:i/>
        </w:rPr>
        <w:t xml:space="preserve">Technology and </w:t>
      </w:r>
      <w:r w:rsidR="00B778DA">
        <w:rPr>
          <w:b/>
          <w:i/>
        </w:rPr>
        <w:t>Knowledge</w:t>
      </w:r>
      <w:r w:rsidR="00B778DA" w:rsidRPr="00FA71BC">
        <w:rPr>
          <w:b/>
          <w:i/>
        </w:rPr>
        <w:t xml:space="preserve"> </w:t>
      </w:r>
      <w:r w:rsidRPr="00FA71BC">
        <w:rPr>
          <w:b/>
          <w:i/>
        </w:rPr>
        <w:t>Transfer</w:t>
      </w:r>
    </w:p>
    <w:p w14:paraId="693958BF" w14:textId="13747CC4" w:rsidR="00556851" w:rsidRPr="000D59A5" w:rsidRDefault="0002487E" w:rsidP="000D59A5">
      <w:pPr>
        <w:pStyle w:val="BodyText"/>
        <w:spacing w:after="0" w:line="240" w:lineRule="auto"/>
        <w:ind w:firstLine="0"/>
        <w:contextualSpacing/>
        <w:rPr>
          <w:rFonts w:eastAsiaTheme="minorEastAsia"/>
          <w:color w:val="ED7D31" w:themeColor="accent2"/>
        </w:rPr>
      </w:pPr>
      <w:r>
        <w:t>Federal agencies</w:t>
      </w:r>
      <w:r w:rsidR="00CF21DE" w:rsidRPr="00344661">
        <w:t xml:space="preserve"> </w:t>
      </w:r>
      <w:r>
        <w:t>have</w:t>
      </w:r>
      <w:r w:rsidR="001757FB">
        <w:t xml:space="preserve"> a</w:t>
      </w:r>
      <w:r>
        <w:t xml:space="preserve"> need for </w:t>
      </w:r>
      <w:r w:rsidR="00CF21DE" w:rsidRPr="00344661">
        <w:t xml:space="preserve">scalable solutions </w:t>
      </w:r>
      <w:r w:rsidR="00420BDF" w:rsidRPr="00344661">
        <w:t>on</w:t>
      </w:r>
      <w:r w:rsidR="00CF21DE" w:rsidRPr="00344661">
        <w:t xml:space="preserve"> research, manufactur</w:t>
      </w:r>
      <w:r w:rsidR="00420BDF" w:rsidRPr="00344661">
        <w:t>ing</w:t>
      </w:r>
      <w:r w:rsidR="00CF21DE" w:rsidRPr="00344661">
        <w:t>, and commercialization</w:t>
      </w:r>
      <w:r>
        <w:t>.</w:t>
      </w:r>
      <w:r w:rsidR="00CF21DE" w:rsidRPr="00344661">
        <w:t xml:space="preserve"> </w:t>
      </w:r>
      <w:r>
        <w:t xml:space="preserve">Investments </w:t>
      </w:r>
      <w:r w:rsidR="00CF21DE" w:rsidRPr="00344661">
        <w:t>in basic research that can be readily and easily accessed by the public</w:t>
      </w:r>
      <w:r>
        <w:t xml:space="preserve"> are a USG priority throughout the interagency</w:t>
      </w:r>
      <w:r w:rsidR="00CF21DE" w:rsidRPr="00344661">
        <w:t xml:space="preserve">. </w:t>
      </w:r>
      <w:r w:rsidR="00420BDF" w:rsidRPr="00344661">
        <w:t>It is important to accelerate</w:t>
      </w:r>
      <w:r w:rsidR="00CF21DE" w:rsidRPr="00344661">
        <w:t xml:space="preserve"> the process to market products at scale, noting the longer the delay between research and product deployment the smaller the return on the investment. This process can be expedited by addressing barriers that slow product development</w:t>
      </w:r>
      <w:r>
        <w:t>. These include the</w:t>
      </w:r>
      <w:r w:rsidR="00420BDF" w:rsidRPr="00344661">
        <w:t xml:space="preserve"> </w:t>
      </w:r>
      <w:r w:rsidR="00CF21DE" w:rsidRPr="00344661">
        <w:t xml:space="preserve">transition of funding from </w:t>
      </w:r>
      <w:r>
        <w:t xml:space="preserve">federal departments and agencies </w:t>
      </w:r>
      <w:r w:rsidR="00CF21DE" w:rsidRPr="00344661">
        <w:t>to the private sector, regulatory flexibility, and supply chain stability.</w:t>
      </w:r>
    </w:p>
    <w:p w14:paraId="4228158C" w14:textId="77777777" w:rsidR="00556851" w:rsidRPr="00344661" w:rsidRDefault="00556851" w:rsidP="000D59A5">
      <w:pPr>
        <w:pStyle w:val="BodyText"/>
        <w:spacing w:after="0" w:line="240" w:lineRule="auto"/>
        <w:ind w:firstLine="0"/>
        <w:contextualSpacing/>
        <w:rPr>
          <w:rFonts w:eastAsiaTheme="minorHAnsi"/>
          <w:color w:val="ED7D31" w:themeColor="accent2"/>
        </w:rPr>
      </w:pPr>
    </w:p>
    <w:p w14:paraId="2EDA5231" w14:textId="77777777" w:rsidR="00D60A77" w:rsidRPr="00FA71BC" w:rsidRDefault="00D60A77">
      <w:pPr>
        <w:rPr>
          <w:rFonts w:ascii="Times New Roman" w:eastAsia="Times New Roman" w:hAnsi="Times New Roman" w:cs="Times New Roman"/>
          <w:b/>
          <w:i/>
          <w:color w:val="44546A" w:themeColor="text2"/>
          <w:sz w:val="24"/>
          <w:szCs w:val="24"/>
        </w:rPr>
      </w:pPr>
      <w:r>
        <w:rPr>
          <w:b/>
          <w:bCs/>
          <w:i/>
          <w:iCs/>
          <w:color w:val="44546A" w:themeColor="text2"/>
        </w:rPr>
        <w:br w:type="page"/>
      </w:r>
    </w:p>
    <w:p w14:paraId="016D2B75" w14:textId="25A1B671" w:rsidR="00CF21DE" w:rsidRPr="00FA71BC" w:rsidRDefault="00CF21DE" w:rsidP="000D59A5">
      <w:pPr>
        <w:pStyle w:val="BodyText"/>
        <w:spacing w:after="0" w:line="240" w:lineRule="auto"/>
        <w:ind w:firstLine="0"/>
        <w:contextualSpacing/>
        <w:rPr>
          <w:b/>
          <w:i/>
          <w:color w:val="44546A" w:themeColor="text2"/>
        </w:rPr>
      </w:pPr>
      <w:r w:rsidRPr="00344661">
        <w:rPr>
          <w:b/>
          <w:bCs/>
          <w:i/>
          <w:iCs/>
          <w:color w:val="44546A" w:themeColor="text2"/>
        </w:rPr>
        <w:t>Research</w:t>
      </w:r>
      <w:r w:rsidR="0017173D">
        <w:rPr>
          <w:b/>
          <w:bCs/>
          <w:i/>
          <w:iCs/>
          <w:color w:val="44546A" w:themeColor="text2"/>
        </w:rPr>
        <w:t xml:space="preserve"> and Development</w:t>
      </w:r>
      <w:r w:rsidR="00A9234B">
        <w:rPr>
          <w:b/>
          <w:bCs/>
          <w:i/>
          <w:iCs/>
          <w:color w:val="44546A" w:themeColor="text2"/>
        </w:rPr>
        <w:t xml:space="preserve"> </w:t>
      </w:r>
      <w:r w:rsidRPr="00344661">
        <w:rPr>
          <w:b/>
          <w:bCs/>
          <w:i/>
          <w:iCs/>
          <w:color w:val="44546A" w:themeColor="text2"/>
        </w:rPr>
        <w:t>Infrastructure</w:t>
      </w:r>
    </w:p>
    <w:p w14:paraId="2DDDBCFB" w14:textId="77777777" w:rsidR="00556851" w:rsidRPr="00344661" w:rsidRDefault="00556851" w:rsidP="000D59A5">
      <w:pPr>
        <w:spacing w:after="0" w:line="240" w:lineRule="auto"/>
        <w:contextualSpacing/>
        <w:rPr>
          <w:rFonts w:ascii="Times New Roman" w:hAnsi="Times New Roman" w:cs="Times New Roman"/>
          <w:sz w:val="24"/>
          <w:szCs w:val="24"/>
          <w:u w:val="single"/>
        </w:rPr>
      </w:pPr>
    </w:p>
    <w:p w14:paraId="5428E0C0" w14:textId="16CF6837" w:rsidR="00CF21DE" w:rsidRPr="00FA71BC" w:rsidRDefault="00CF21DE" w:rsidP="000D59A5">
      <w:pPr>
        <w:spacing w:after="0" w:line="240" w:lineRule="auto"/>
        <w:contextualSpacing/>
        <w:rPr>
          <w:rFonts w:ascii="Times New Roman" w:hAnsi="Times New Roman" w:cs="Times New Roman"/>
          <w:sz w:val="24"/>
          <w:szCs w:val="24"/>
          <w:u w:val="single"/>
        </w:rPr>
      </w:pPr>
      <w:r w:rsidRPr="00344661">
        <w:rPr>
          <w:rFonts w:ascii="Times New Roman" w:hAnsi="Times New Roman" w:cs="Times New Roman"/>
          <w:sz w:val="24"/>
          <w:szCs w:val="24"/>
          <w:u w:val="single"/>
        </w:rPr>
        <w:t>Infrastructure Policies and Strategies</w:t>
      </w:r>
    </w:p>
    <w:p w14:paraId="3F42F6E6" w14:textId="05AE984E" w:rsidR="00CF21DE" w:rsidRPr="00FA71BC" w:rsidRDefault="00CF21DE" w:rsidP="000D59A5">
      <w:pP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 xml:space="preserve">The National Science and Technology Council’s </w:t>
      </w:r>
      <w:bookmarkStart w:id="49" w:name="_Hlk149647474"/>
      <w:r w:rsidRPr="00344661">
        <w:rPr>
          <w:rFonts w:ascii="Times New Roman" w:hAnsi="Times New Roman" w:cs="Times New Roman"/>
          <w:sz w:val="24"/>
          <w:szCs w:val="24"/>
        </w:rPr>
        <w:t>(NSTC) National Strategic Overview for Research and Development Infrastructure</w:t>
      </w:r>
      <w:bookmarkEnd w:id="49"/>
      <w:r w:rsidRPr="00344661">
        <w:rPr>
          <w:rFonts w:ascii="Times New Roman" w:hAnsi="Times New Roman" w:cs="Times New Roman"/>
          <w:sz w:val="24"/>
          <w:szCs w:val="24"/>
        </w:rPr>
        <w:t xml:space="preserve"> defines the </w:t>
      </w:r>
      <w:r w:rsidR="00D251BA">
        <w:rPr>
          <w:rFonts w:ascii="Times New Roman" w:hAnsi="Times New Roman" w:cs="Times New Roman"/>
          <w:sz w:val="24"/>
          <w:szCs w:val="24"/>
        </w:rPr>
        <w:t>R</w:t>
      </w:r>
      <w:r w:rsidR="0017173D">
        <w:rPr>
          <w:rFonts w:ascii="Times New Roman" w:hAnsi="Times New Roman" w:cs="Times New Roman"/>
          <w:sz w:val="24"/>
          <w:szCs w:val="24"/>
        </w:rPr>
        <w:t>&amp;D</w:t>
      </w:r>
      <w:r w:rsidR="00A9234B">
        <w:rPr>
          <w:rFonts w:ascii="Times New Roman" w:hAnsi="Times New Roman" w:cs="Times New Roman"/>
          <w:sz w:val="24"/>
          <w:szCs w:val="24"/>
        </w:rPr>
        <w:t xml:space="preserve"> </w:t>
      </w:r>
      <w:r w:rsidRPr="00344661">
        <w:rPr>
          <w:rFonts w:ascii="Times New Roman" w:hAnsi="Times New Roman" w:cs="Times New Roman"/>
          <w:sz w:val="24"/>
          <w:szCs w:val="24"/>
        </w:rPr>
        <w:t xml:space="preserve">infrastructure as facilities or systems used by scientific and technical communities to conduct </w:t>
      </w:r>
      <w:r w:rsidR="00D251BA">
        <w:rPr>
          <w:rFonts w:ascii="Times New Roman" w:hAnsi="Times New Roman" w:cs="Times New Roman"/>
          <w:sz w:val="24"/>
          <w:szCs w:val="24"/>
        </w:rPr>
        <w:t>R&amp;D</w:t>
      </w:r>
      <w:r w:rsidRPr="00344661">
        <w:rPr>
          <w:rFonts w:ascii="Times New Roman" w:hAnsi="Times New Roman" w:cs="Times New Roman"/>
          <w:sz w:val="24"/>
          <w:szCs w:val="24"/>
        </w:rPr>
        <w:t xml:space="preserve"> and foster innovation.</w:t>
      </w:r>
      <w:r w:rsidRPr="00F62DF2">
        <w:rPr>
          <w:rStyle w:val="FootnoteReference"/>
          <w:rFonts w:ascii="Times New Roman" w:hAnsi="Times New Roman" w:cs="Times New Roman"/>
        </w:rPr>
        <w:footnoteReference w:id="9"/>
      </w:r>
      <w:r w:rsidRPr="00344661">
        <w:rPr>
          <w:rFonts w:ascii="Times New Roman" w:hAnsi="Times New Roman" w:cs="Times New Roman"/>
          <w:sz w:val="24"/>
          <w:szCs w:val="24"/>
        </w:rPr>
        <w:t xml:space="preserve"> </w:t>
      </w:r>
      <w:r w:rsidR="00A9234B">
        <w:rPr>
          <w:rFonts w:ascii="Times New Roman" w:hAnsi="Times New Roman" w:cs="Times New Roman"/>
          <w:sz w:val="24"/>
          <w:szCs w:val="24"/>
        </w:rPr>
        <w:t>R</w:t>
      </w:r>
      <w:r w:rsidR="0017173D">
        <w:rPr>
          <w:rFonts w:ascii="Times New Roman" w:hAnsi="Times New Roman" w:cs="Times New Roman"/>
          <w:sz w:val="24"/>
          <w:szCs w:val="24"/>
        </w:rPr>
        <w:t>&amp;</w:t>
      </w:r>
      <w:r w:rsidR="00A9234B">
        <w:rPr>
          <w:rFonts w:ascii="Times New Roman" w:hAnsi="Times New Roman" w:cs="Times New Roman"/>
          <w:sz w:val="24"/>
          <w:szCs w:val="24"/>
        </w:rPr>
        <w:t>D</w:t>
      </w:r>
      <w:r w:rsidR="0017173D">
        <w:rPr>
          <w:rFonts w:ascii="Times New Roman" w:hAnsi="Times New Roman" w:cs="Times New Roman"/>
          <w:sz w:val="24"/>
          <w:szCs w:val="24"/>
        </w:rPr>
        <w:t xml:space="preserve"> infrastructure</w:t>
      </w:r>
      <w:r w:rsidRPr="00344661">
        <w:rPr>
          <w:rFonts w:ascii="Times New Roman" w:hAnsi="Times New Roman" w:cs="Times New Roman"/>
          <w:sz w:val="24"/>
          <w:szCs w:val="24"/>
        </w:rPr>
        <w:t xml:space="preserve"> is inclusive of physical assets (e.g., buildings and major equipment), knowledge infrastructure (e.g., scientific data practices and policy, scholarly communication, and open science)</w:t>
      </w:r>
      <w:r w:rsidRPr="00F62DF2">
        <w:rPr>
          <w:rStyle w:val="FootnoteReference"/>
          <w:rFonts w:ascii="Times New Roman" w:hAnsi="Times New Roman" w:cs="Times New Roman"/>
        </w:rPr>
        <w:footnoteReference w:id="10"/>
      </w:r>
      <w:r w:rsidRPr="00344661">
        <w:rPr>
          <w:rFonts w:ascii="Times New Roman" w:hAnsi="Times New Roman" w:cs="Times New Roman"/>
          <w:sz w:val="24"/>
          <w:szCs w:val="24"/>
        </w:rPr>
        <w:t xml:space="preserve"> and research cyberinfrastructure (e.g., environments that combine computing, information management, networking and intelligent sensing systems).</w:t>
      </w:r>
      <w:r w:rsidRPr="00F62DF2">
        <w:rPr>
          <w:rStyle w:val="FootnoteReference"/>
          <w:rFonts w:ascii="Times New Roman" w:hAnsi="Times New Roman" w:cs="Times New Roman"/>
        </w:rPr>
        <w:footnoteReference w:id="11"/>
      </w:r>
      <w:r w:rsidRPr="00344661">
        <w:rPr>
          <w:rFonts w:ascii="Times New Roman" w:hAnsi="Times New Roman" w:cs="Times New Roman"/>
          <w:sz w:val="24"/>
          <w:szCs w:val="24"/>
          <w:vertAlign w:val="superscript"/>
        </w:rPr>
        <w:t>,</w:t>
      </w:r>
      <w:r w:rsidRPr="00F62DF2">
        <w:rPr>
          <w:rStyle w:val="FootnoteReference"/>
          <w:rFonts w:ascii="Times New Roman" w:hAnsi="Times New Roman" w:cs="Times New Roman"/>
        </w:rPr>
        <w:footnoteReference w:id="12"/>
      </w:r>
      <w:r w:rsidRPr="00344661">
        <w:rPr>
          <w:rFonts w:ascii="Times New Roman" w:hAnsi="Times New Roman" w:cs="Times New Roman"/>
          <w:sz w:val="24"/>
          <w:szCs w:val="24"/>
          <w:vertAlign w:val="superscript"/>
        </w:rPr>
        <w:t>,</w:t>
      </w:r>
      <w:r w:rsidRPr="00F62DF2">
        <w:rPr>
          <w:rStyle w:val="FootnoteReference"/>
          <w:rFonts w:ascii="Times New Roman" w:hAnsi="Times New Roman" w:cs="Times New Roman"/>
        </w:rPr>
        <w:footnoteReference w:id="13"/>
      </w:r>
      <w:r w:rsidRPr="00344661">
        <w:rPr>
          <w:rFonts w:ascii="Times New Roman" w:hAnsi="Times New Roman" w:cs="Times New Roman"/>
          <w:sz w:val="24"/>
          <w:szCs w:val="24"/>
        </w:rPr>
        <w:t xml:space="preserve"> </w:t>
      </w:r>
    </w:p>
    <w:p w14:paraId="0706AFFF" w14:textId="77777777" w:rsidR="00CF21DE" w:rsidRPr="00344661" w:rsidRDefault="00CF21DE" w:rsidP="000D59A5">
      <w:pPr>
        <w:spacing w:after="0" w:line="240" w:lineRule="auto"/>
        <w:contextualSpacing/>
        <w:rPr>
          <w:rFonts w:ascii="Times New Roman" w:hAnsi="Times New Roman" w:cs="Times New Roman"/>
          <w:sz w:val="24"/>
          <w:szCs w:val="24"/>
        </w:rPr>
      </w:pPr>
    </w:p>
    <w:p w14:paraId="269A8655" w14:textId="3DCE237A" w:rsidR="00CF21DE" w:rsidRPr="00344661" w:rsidRDefault="00CF21DE" w:rsidP="000D59A5">
      <w:pPr>
        <w:pStyle w:val="BodyText-Next"/>
        <w:spacing w:after="0" w:line="240" w:lineRule="auto"/>
        <w:ind w:firstLine="0"/>
        <w:contextualSpacing/>
      </w:pPr>
      <w:r w:rsidRPr="00344661">
        <w:t xml:space="preserve">USG infrastructure strategies, policies, and processes span the development of new and maintenance of existing </w:t>
      </w:r>
      <w:r w:rsidR="00D251BA">
        <w:t>R</w:t>
      </w:r>
      <w:r w:rsidR="0017173D">
        <w:t>&amp;D infrastructure</w:t>
      </w:r>
      <w:r w:rsidR="00D0067A">
        <w:t xml:space="preserve"> initiatives. M</w:t>
      </w:r>
      <w:r w:rsidRPr="00344661">
        <w:t xml:space="preserve">any of </w:t>
      </w:r>
      <w:r w:rsidR="0006319B">
        <w:t>these</w:t>
      </w:r>
      <w:r w:rsidRPr="00344661">
        <w:t xml:space="preserve"> were developed in response to Federal directives, such as the CHIPS and Science Act, National Defense Authorization Act, Inflation Reduction Act, and most recently Executive Orders related to cybersecurity. Infrastructure priorities and capital investments are identified through a wide </w:t>
      </w:r>
      <w:r w:rsidR="00452267" w:rsidRPr="00344661">
        <w:t>array</w:t>
      </w:r>
      <w:r w:rsidRPr="00344661">
        <w:t xml:space="preserve"> of strategies, policies, and processes that include evaluation criteria, such as scientific relevance, technical readiness, as well as comments from the research community, advisory committees, and decadal surveys. These approaches include gate system planning,</w:t>
      </w:r>
      <w:r w:rsidRPr="00344661">
        <w:rPr>
          <w:rStyle w:val="FootnoteReference"/>
        </w:rPr>
        <w:footnoteReference w:id="14"/>
      </w:r>
      <w:r w:rsidRPr="00344661">
        <w:t xml:space="preserve"> sitewide infrastructure planning,</w:t>
      </w:r>
      <w:r w:rsidRPr="00344661">
        <w:rPr>
          <w:rStyle w:val="FootnoteReference"/>
        </w:rPr>
        <w:footnoteReference w:id="15"/>
      </w:r>
      <w:r w:rsidRPr="00344661">
        <w:t xml:space="preserve"> capital asset improvement plans, facilities need assessments, and laboratory scientific review. Policies to prioritize investment may include investment review boards, capital asset improvement plans, and design stage reevaluation for new infrastructure investments. To manage ongoing activities, there are policies and processes for program and project management, property asset management, data management and sharing, cybersecurity, safety, system modernization, and specific physical infrastructure upgrades. Federal extramural acquisition programs fund state-of-the-art research instruments at shared facilities and regional infrastructure capacity building. There are also funding policies and programs to organize and distribute resources, and where necessary, to divest and redirect investments. Federal-industry partnerships, such as the manufacturing innovation institutes,</w:t>
      </w:r>
      <w:r w:rsidRPr="00344661">
        <w:rPr>
          <w:rStyle w:val="FootnoteReference"/>
        </w:rPr>
        <w:footnoteReference w:id="16"/>
      </w:r>
      <w:r w:rsidRPr="00344661">
        <w:t xml:space="preserve"> include resource sharing. The primary types of U.S. </w:t>
      </w:r>
      <w:r w:rsidR="00D251BA">
        <w:t>RD</w:t>
      </w:r>
      <w:r w:rsidRPr="00344661">
        <w:t>I include physical infrastructure, knowledge infrastructure, and cyber</w:t>
      </w:r>
      <w:r w:rsidR="000076D5">
        <w:t xml:space="preserve"> </w:t>
      </w:r>
      <w:r w:rsidRPr="00344661">
        <w:t xml:space="preserve">infrastructure. </w:t>
      </w:r>
    </w:p>
    <w:p w14:paraId="1120234E" w14:textId="77777777" w:rsidR="00CF21DE" w:rsidRPr="00344661" w:rsidRDefault="00CF21DE" w:rsidP="000D59A5">
      <w:pPr>
        <w:spacing w:after="0" w:line="240" w:lineRule="auto"/>
        <w:contextualSpacing/>
        <w:rPr>
          <w:rFonts w:ascii="Times New Roman" w:hAnsi="Times New Roman" w:cs="Times New Roman"/>
          <w:sz w:val="24"/>
          <w:szCs w:val="24"/>
          <w:u w:val="single"/>
        </w:rPr>
      </w:pPr>
    </w:p>
    <w:p w14:paraId="18F71233" w14:textId="77777777" w:rsidR="00CF21DE" w:rsidRPr="00FA71BC" w:rsidRDefault="00CF21DE" w:rsidP="000D59A5">
      <w:pPr>
        <w:spacing w:after="0" w:line="240" w:lineRule="auto"/>
        <w:contextualSpacing/>
        <w:rPr>
          <w:rFonts w:ascii="Times New Roman" w:hAnsi="Times New Roman" w:cs="Times New Roman"/>
          <w:sz w:val="24"/>
          <w:szCs w:val="24"/>
          <w:u w:val="single"/>
        </w:rPr>
      </w:pPr>
      <w:r w:rsidRPr="00344661">
        <w:rPr>
          <w:rFonts w:ascii="Times New Roman" w:hAnsi="Times New Roman" w:cs="Times New Roman"/>
          <w:sz w:val="24"/>
          <w:szCs w:val="24"/>
          <w:u w:val="single"/>
        </w:rPr>
        <w:t>Physical Infrastructure</w:t>
      </w:r>
    </w:p>
    <w:p w14:paraId="5981DE1B" w14:textId="2833CFF2" w:rsidR="00CF21DE" w:rsidRPr="00FA71BC" w:rsidRDefault="0033037F" w:rsidP="000D59A5">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Federal r</w:t>
      </w:r>
      <w:r w:rsidR="00CF21DE" w:rsidRPr="00344661">
        <w:rPr>
          <w:rFonts w:ascii="Times New Roman" w:hAnsi="Times New Roman" w:cs="Times New Roman"/>
          <w:sz w:val="24"/>
          <w:szCs w:val="24"/>
        </w:rPr>
        <w:t>esearch facilities provide federal and non-federal researchers access to state-of-the-art technology, equipment, experts, resources, and information, including the national laboratories and large-scale scientific user facilities, high-performance computing centers, polar facilities, agricultural and food sciences research facilities, a shared resources program for regulatory science, and specialized technical facilities (e.g., advanced water treatment, biosafety, or renewable energy systems). Additionally, university-based laboratories and user facilities, citing cooperative institutes, clinical trials networks, research networks, and centers of excellence are other forms of physical research infrastructure supported by U.S. efforts. Technology hubs develop innovative products and services as well as foster regional innovation capacity and economic growth. The hub mechanism was expanded under the CHIPS and Science Act to create regional innovation engines and regional technology and innovation hubs that advance transdisciplinary, collaborative, and translational R&amp;D in key technology focus areas.</w:t>
      </w:r>
    </w:p>
    <w:p w14:paraId="663298C2" w14:textId="77777777" w:rsidR="00CF21DE" w:rsidRPr="00344661" w:rsidRDefault="00CF21DE" w:rsidP="000D59A5">
      <w:pPr>
        <w:spacing w:after="0" w:line="240" w:lineRule="auto"/>
        <w:contextualSpacing/>
        <w:rPr>
          <w:rFonts w:ascii="Times New Roman" w:hAnsi="Times New Roman" w:cs="Times New Roman"/>
          <w:sz w:val="24"/>
          <w:szCs w:val="24"/>
        </w:rPr>
      </w:pPr>
      <w:r w:rsidRPr="00344661">
        <w:rPr>
          <w:rFonts w:ascii="Times New Roman" w:hAnsi="Times New Roman" w:cs="Times New Roman"/>
          <w:sz w:val="24"/>
          <w:szCs w:val="24"/>
        </w:rPr>
        <w:t xml:space="preserve"> </w:t>
      </w:r>
    </w:p>
    <w:p w14:paraId="3E1B3A58" w14:textId="77777777" w:rsidR="00CF21DE" w:rsidRPr="00FA71BC" w:rsidRDefault="00CF21DE" w:rsidP="000D59A5">
      <w:pPr>
        <w:spacing w:after="0" w:line="240" w:lineRule="auto"/>
        <w:contextualSpacing/>
        <w:rPr>
          <w:rFonts w:ascii="Times New Roman" w:hAnsi="Times New Roman" w:cs="Times New Roman"/>
          <w:sz w:val="24"/>
          <w:szCs w:val="24"/>
          <w:u w:val="single"/>
        </w:rPr>
      </w:pPr>
      <w:r w:rsidRPr="00344661">
        <w:rPr>
          <w:rFonts w:ascii="Times New Roman" w:hAnsi="Times New Roman" w:cs="Times New Roman"/>
          <w:sz w:val="24"/>
          <w:szCs w:val="24"/>
          <w:u w:val="single"/>
        </w:rPr>
        <w:t>Knowledge Infrastructure</w:t>
      </w:r>
    </w:p>
    <w:p w14:paraId="359A2314" w14:textId="18F07E19" w:rsidR="00CF21DE" w:rsidRPr="00FA71BC" w:rsidRDefault="0033037F" w:rsidP="000D59A5">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Federal </w:t>
      </w:r>
      <w:r w:rsidR="00CF21DE" w:rsidRPr="00344661">
        <w:rPr>
          <w:rFonts w:ascii="Times New Roman" w:hAnsi="Times New Roman" w:cs="Times New Roman"/>
          <w:sz w:val="24"/>
          <w:szCs w:val="24"/>
        </w:rPr>
        <w:t xml:space="preserve">information repositories, </w:t>
      </w:r>
      <w:r>
        <w:rPr>
          <w:rFonts w:ascii="Times New Roman" w:hAnsi="Times New Roman" w:cs="Times New Roman"/>
          <w:sz w:val="24"/>
          <w:szCs w:val="24"/>
        </w:rPr>
        <w:t>such as</w:t>
      </w:r>
      <w:r w:rsidR="00CF21DE" w:rsidRPr="00344661">
        <w:rPr>
          <w:rFonts w:ascii="Times New Roman" w:hAnsi="Times New Roman" w:cs="Times New Roman"/>
          <w:sz w:val="24"/>
          <w:szCs w:val="24"/>
        </w:rPr>
        <w:t xml:space="preserve"> biomedical repositories</w:t>
      </w:r>
      <w:r>
        <w:rPr>
          <w:rFonts w:ascii="Times New Roman" w:hAnsi="Times New Roman" w:cs="Times New Roman"/>
          <w:sz w:val="24"/>
          <w:szCs w:val="24"/>
        </w:rPr>
        <w:t xml:space="preserve"> and other collections of data sets, play a key role in supporting research missions. They have also taken on newfound importance, as the rise in </w:t>
      </w:r>
      <w:r w:rsidR="002A508D">
        <w:rPr>
          <w:rFonts w:ascii="Times New Roman" w:hAnsi="Times New Roman" w:cs="Times New Roman"/>
          <w:sz w:val="24"/>
          <w:szCs w:val="24"/>
        </w:rPr>
        <w:t xml:space="preserve">analytics and </w:t>
      </w:r>
      <w:r>
        <w:rPr>
          <w:rFonts w:ascii="Times New Roman" w:hAnsi="Times New Roman" w:cs="Times New Roman"/>
          <w:sz w:val="24"/>
          <w:szCs w:val="24"/>
        </w:rPr>
        <w:t xml:space="preserve">AI </w:t>
      </w:r>
      <w:r w:rsidR="002A508D">
        <w:rPr>
          <w:rFonts w:ascii="Times New Roman" w:hAnsi="Times New Roman" w:cs="Times New Roman"/>
          <w:sz w:val="24"/>
          <w:szCs w:val="24"/>
        </w:rPr>
        <w:t>applications depends on large volumes of data</w:t>
      </w:r>
      <w:r w:rsidR="00CF21DE" w:rsidRPr="00344661">
        <w:rPr>
          <w:rFonts w:ascii="Times New Roman" w:hAnsi="Times New Roman" w:cs="Times New Roman"/>
          <w:sz w:val="24"/>
          <w:szCs w:val="24"/>
        </w:rPr>
        <w:t>. Agencies’ open science practices</w:t>
      </w:r>
      <w:r w:rsidR="002A508D">
        <w:rPr>
          <w:rFonts w:ascii="Times New Roman" w:hAnsi="Times New Roman" w:cs="Times New Roman"/>
          <w:sz w:val="24"/>
          <w:szCs w:val="24"/>
        </w:rPr>
        <w:t>, such as programs enabling</w:t>
      </w:r>
      <w:r w:rsidR="00CF21DE" w:rsidRPr="00344661">
        <w:rPr>
          <w:rFonts w:ascii="Times New Roman" w:hAnsi="Times New Roman" w:cs="Times New Roman"/>
          <w:sz w:val="24"/>
          <w:szCs w:val="24"/>
        </w:rPr>
        <w:t xml:space="preserve"> equitable access to datasets and </w:t>
      </w:r>
      <w:r w:rsidR="002A508D">
        <w:rPr>
          <w:rFonts w:ascii="Times New Roman" w:hAnsi="Times New Roman" w:cs="Times New Roman"/>
          <w:sz w:val="24"/>
          <w:szCs w:val="24"/>
        </w:rPr>
        <w:t xml:space="preserve">best practices for data sharing, can help make this knowledge more freely accessible to all. </w:t>
      </w:r>
    </w:p>
    <w:p w14:paraId="5DA6F227" w14:textId="77777777" w:rsidR="003953D7" w:rsidRPr="00344661" w:rsidRDefault="003953D7" w:rsidP="000D59A5">
      <w:pPr>
        <w:spacing w:after="0" w:line="240" w:lineRule="auto"/>
        <w:contextualSpacing/>
        <w:rPr>
          <w:rFonts w:ascii="Times New Roman" w:hAnsi="Times New Roman" w:cs="Times New Roman"/>
          <w:sz w:val="24"/>
          <w:szCs w:val="24"/>
          <w:u w:val="single"/>
        </w:rPr>
      </w:pPr>
    </w:p>
    <w:p w14:paraId="75407953" w14:textId="5D22491E" w:rsidR="00CF21DE" w:rsidRPr="00FA71BC" w:rsidRDefault="0033037F" w:rsidP="000D59A5">
      <w:pPr>
        <w:spacing w:after="0" w:line="240" w:lineRule="auto"/>
        <w:contextualSpacing/>
        <w:rPr>
          <w:rFonts w:ascii="Times New Roman" w:hAnsi="Times New Roman" w:cs="Times New Roman"/>
          <w:sz w:val="24"/>
          <w:szCs w:val="24"/>
          <w:u w:val="single"/>
        </w:rPr>
      </w:pPr>
      <w:r>
        <w:rPr>
          <w:rFonts w:ascii="Times New Roman" w:hAnsi="Times New Roman" w:cs="Times New Roman"/>
          <w:sz w:val="24"/>
          <w:szCs w:val="24"/>
          <w:u w:val="single"/>
        </w:rPr>
        <w:t>Digital</w:t>
      </w:r>
      <w:r w:rsidRPr="00344661">
        <w:rPr>
          <w:rFonts w:ascii="Times New Roman" w:hAnsi="Times New Roman" w:cs="Times New Roman"/>
          <w:sz w:val="24"/>
          <w:szCs w:val="24"/>
          <w:u w:val="single"/>
        </w:rPr>
        <w:t xml:space="preserve"> </w:t>
      </w:r>
      <w:r w:rsidR="00CF21DE" w:rsidRPr="00344661">
        <w:rPr>
          <w:rFonts w:ascii="Times New Roman" w:hAnsi="Times New Roman" w:cs="Times New Roman"/>
          <w:sz w:val="24"/>
          <w:szCs w:val="24"/>
          <w:u w:val="single"/>
        </w:rPr>
        <w:t>Infrastructure</w:t>
      </w:r>
    </w:p>
    <w:p w14:paraId="457B54CC" w14:textId="66BD3B79" w:rsidR="00CF21DE" w:rsidRDefault="0033037F">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IT and data infrastructure </w:t>
      </w:r>
      <w:r w:rsidR="002620FC">
        <w:rPr>
          <w:rFonts w:ascii="Times New Roman" w:hAnsi="Times New Roman" w:cs="Times New Roman"/>
          <w:sz w:val="24"/>
          <w:szCs w:val="24"/>
        </w:rPr>
        <w:t>continue</w:t>
      </w:r>
      <w:r>
        <w:rPr>
          <w:rFonts w:ascii="Times New Roman" w:hAnsi="Times New Roman" w:cs="Times New Roman"/>
          <w:sz w:val="24"/>
          <w:szCs w:val="24"/>
        </w:rPr>
        <w:t xml:space="preserve"> to play an increasingly important role in achieving Federal research missions. These include </w:t>
      </w:r>
      <w:r w:rsidR="00CF21DE" w:rsidRPr="00344661">
        <w:rPr>
          <w:rFonts w:ascii="Times New Roman" w:hAnsi="Times New Roman" w:cs="Times New Roman"/>
          <w:sz w:val="24"/>
          <w:szCs w:val="24"/>
        </w:rPr>
        <w:t xml:space="preserve">facilities for high-performance computing, tools for </w:t>
      </w:r>
      <w:r>
        <w:rPr>
          <w:rFonts w:ascii="Times New Roman" w:hAnsi="Times New Roman" w:cs="Times New Roman"/>
          <w:sz w:val="24"/>
          <w:szCs w:val="24"/>
        </w:rPr>
        <w:t>enterprise</w:t>
      </w:r>
      <w:r w:rsidR="00CF21DE" w:rsidRPr="00344661">
        <w:rPr>
          <w:rFonts w:ascii="Times New Roman" w:hAnsi="Times New Roman" w:cs="Times New Roman"/>
          <w:sz w:val="24"/>
          <w:szCs w:val="24"/>
        </w:rPr>
        <w:t xml:space="preserve"> analytics, and cybersecurity controls for data and facilities</w:t>
      </w:r>
      <w:r>
        <w:rPr>
          <w:rFonts w:ascii="Times New Roman" w:hAnsi="Times New Roman" w:cs="Times New Roman"/>
          <w:sz w:val="24"/>
          <w:szCs w:val="24"/>
        </w:rPr>
        <w:t xml:space="preserve"> – infrastructure that is necessary for any </w:t>
      </w:r>
      <w:proofErr w:type="gramStart"/>
      <w:r>
        <w:rPr>
          <w:rFonts w:ascii="Times New Roman" w:hAnsi="Times New Roman" w:cs="Times New Roman"/>
          <w:sz w:val="24"/>
          <w:szCs w:val="24"/>
        </w:rPr>
        <w:t>research, but</w:t>
      </w:r>
      <w:proofErr w:type="gramEnd"/>
      <w:r>
        <w:rPr>
          <w:rFonts w:ascii="Times New Roman" w:hAnsi="Times New Roman" w:cs="Times New Roman"/>
          <w:sz w:val="24"/>
          <w:szCs w:val="24"/>
        </w:rPr>
        <w:t xml:space="preserve"> is particularly important in research fields such as climate modeling and quantum information science.</w:t>
      </w:r>
    </w:p>
    <w:p w14:paraId="4BA7590B" w14:textId="6E0FC8B2" w:rsidR="0033037F" w:rsidRDefault="0033037F">
      <w:pPr>
        <w:spacing w:after="0" w:line="240" w:lineRule="auto"/>
        <w:contextualSpacing/>
        <w:rPr>
          <w:rFonts w:ascii="Times New Roman" w:hAnsi="Times New Roman" w:cs="Times New Roman"/>
          <w:sz w:val="24"/>
          <w:szCs w:val="24"/>
        </w:rPr>
      </w:pPr>
    </w:p>
    <w:p w14:paraId="016EF7A1" w14:textId="77777777" w:rsidR="003953D7" w:rsidRPr="00344661" w:rsidRDefault="003953D7" w:rsidP="000D59A5">
      <w:pPr>
        <w:spacing w:after="0" w:line="240" w:lineRule="auto"/>
        <w:contextualSpacing/>
        <w:rPr>
          <w:rFonts w:ascii="Times New Roman" w:hAnsi="Times New Roman" w:cs="Times New Roman"/>
          <w:sz w:val="24"/>
          <w:szCs w:val="24"/>
        </w:rPr>
      </w:pPr>
    </w:p>
    <w:p w14:paraId="026D1BD2" w14:textId="31609DC9" w:rsidR="005475CE" w:rsidRPr="00FA71BC" w:rsidRDefault="005475CE" w:rsidP="004901E2">
      <w:pPr>
        <w:rPr>
          <w:rFonts w:ascii="Times New Roman" w:hAnsi="Times New Roman" w:cs="Times New Roman"/>
          <w:b/>
          <w:i/>
          <w:color w:val="44546A" w:themeColor="text2"/>
          <w:sz w:val="24"/>
          <w:szCs w:val="24"/>
        </w:rPr>
      </w:pPr>
      <w:r w:rsidRPr="00344661">
        <w:rPr>
          <w:rFonts w:ascii="Times New Roman" w:hAnsi="Times New Roman" w:cs="Times New Roman"/>
          <w:b/>
          <w:bCs/>
          <w:i/>
          <w:iCs/>
          <w:color w:val="44546A" w:themeColor="text2"/>
          <w:sz w:val="24"/>
          <w:szCs w:val="24"/>
        </w:rPr>
        <w:t>Opportunities to Addres</w:t>
      </w:r>
      <w:r w:rsidR="00CF21DE" w:rsidRPr="00344661">
        <w:rPr>
          <w:rFonts w:ascii="Times New Roman" w:hAnsi="Times New Roman" w:cs="Times New Roman"/>
          <w:b/>
          <w:bCs/>
          <w:i/>
          <w:iCs/>
          <w:color w:val="44546A" w:themeColor="text2"/>
          <w:sz w:val="24"/>
          <w:szCs w:val="24"/>
        </w:rPr>
        <w:t>s</w:t>
      </w:r>
      <w:r w:rsidRPr="00344661">
        <w:rPr>
          <w:rFonts w:ascii="Times New Roman" w:hAnsi="Times New Roman" w:cs="Times New Roman"/>
          <w:b/>
          <w:bCs/>
          <w:i/>
          <w:iCs/>
          <w:color w:val="44546A" w:themeColor="text2"/>
          <w:sz w:val="24"/>
          <w:szCs w:val="24"/>
        </w:rPr>
        <w:t xml:space="preserve"> National Challenges through the Advancement of </w:t>
      </w:r>
      <w:r w:rsidR="00D251BA">
        <w:rPr>
          <w:rFonts w:ascii="Times New Roman" w:hAnsi="Times New Roman" w:cs="Times New Roman"/>
          <w:b/>
          <w:bCs/>
          <w:i/>
          <w:iCs/>
          <w:color w:val="44546A" w:themeColor="text2"/>
          <w:sz w:val="24"/>
          <w:szCs w:val="24"/>
        </w:rPr>
        <w:t>R</w:t>
      </w:r>
      <w:r w:rsidR="0017173D">
        <w:rPr>
          <w:rFonts w:ascii="Times New Roman" w:hAnsi="Times New Roman" w:cs="Times New Roman"/>
          <w:b/>
          <w:bCs/>
          <w:i/>
          <w:iCs/>
          <w:color w:val="44546A" w:themeColor="text2"/>
          <w:sz w:val="24"/>
          <w:szCs w:val="24"/>
        </w:rPr>
        <w:t>&amp;D Infrastructure</w:t>
      </w:r>
    </w:p>
    <w:p w14:paraId="78260900" w14:textId="0E1E6F22" w:rsidR="0009450B" w:rsidRPr="00F62DF2" w:rsidRDefault="0009450B" w:rsidP="000D59A5">
      <w:pPr>
        <w:pStyle w:val="BodyText"/>
        <w:spacing w:after="0" w:line="240" w:lineRule="auto"/>
        <w:ind w:firstLine="0"/>
        <w:contextualSpacing/>
        <w:rPr>
          <w:b/>
        </w:rPr>
      </w:pPr>
      <w:r w:rsidRPr="00FA71BC">
        <w:rPr>
          <w:b/>
          <w:i/>
        </w:rPr>
        <w:t>Update and Strengthen Existing Infrastructure</w:t>
      </w:r>
    </w:p>
    <w:p w14:paraId="069F9ACD" w14:textId="6FC5FE62" w:rsidR="0009450B" w:rsidRPr="00344661" w:rsidRDefault="00825A05" w:rsidP="000D59A5">
      <w:pPr>
        <w:pStyle w:val="BodyText"/>
        <w:spacing w:after="0" w:line="240" w:lineRule="auto"/>
        <w:ind w:firstLine="0"/>
        <w:contextualSpacing/>
      </w:pPr>
      <w:r>
        <w:t xml:space="preserve">Strategic investment in </w:t>
      </w:r>
      <w:r w:rsidR="00D251BA">
        <w:t>R&amp;D</w:t>
      </w:r>
      <w:r>
        <w:t xml:space="preserve"> infrastructure</w:t>
      </w:r>
      <w:r w:rsidR="00D251BA">
        <w:t xml:space="preserve"> </w:t>
      </w:r>
      <w:r w:rsidR="00D0067A">
        <w:t xml:space="preserve">remains a priority area of improvement for the federal government. </w:t>
      </w:r>
      <w:r w:rsidR="00D21600" w:rsidRPr="00344661">
        <w:t>Continuing to prioritize</w:t>
      </w:r>
      <w:r w:rsidR="0009450B" w:rsidRPr="00344661">
        <w:t xml:space="preserve"> policy, program and coordination efforts improving current infrastructure, particularly facilities maintenance (e.g., aging underground utility distribution systems and mechanical systems, such as heating and cooling coils) and research equipment (e.g., telescopes, high-energy light sources, ocean-monitoring equipment, research vessels, and aircraft)</w:t>
      </w:r>
      <w:r w:rsidR="00D21600" w:rsidRPr="00344661">
        <w:t xml:space="preserve"> is key to strengthening overall infrastructure efforts</w:t>
      </w:r>
      <w:r w:rsidR="0009450B" w:rsidRPr="00344661">
        <w:t xml:space="preserve">. Operationally, improved strategic coordination within and between components of the U.S. </w:t>
      </w:r>
      <w:r w:rsidR="00D251BA">
        <w:t>R</w:t>
      </w:r>
      <w:r w:rsidR="0017173D">
        <w:t>&amp;D infrastructure</w:t>
      </w:r>
      <w:r w:rsidR="0009450B" w:rsidRPr="00344661">
        <w:t xml:space="preserve"> would ensure that scheduling, budgets, and other logistics are efficient, consistent, and advance U.S. science and technology goals. These engagements could extend to planning and implementation of future </w:t>
      </w:r>
      <w:r w:rsidR="00D251BA">
        <w:t>R</w:t>
      </w:r>
      <w:r w:rsidR="0017173D">
        <w:t>&amp;D infrastructure</w:t>
      </w:r>
      <w:r w:rsidR="0009450B" w:rsidRPr="00344661">
        <w:t xml:space="preserve"> programs and facilities. </w:t>
      </w:r>
    </w:p>
    <w:p w14:paraId="4052544E" w14:textId="77777777" w:rsidR="0009450B" w:rsidRPr="00344661" w:rsidRDefault="0009450B" w:rsidP="000D59A5">
      <w:pPr>
        <w:pStyle w:val="BodyText"/>
        <w:spacing w:after="0" w:line="240" w:lineRule="auto"/>
        <w:ind w:firstLine="0"/>
        <w:contextualSpacing/>
      </w:pPr>
    </w:p>
    <w:p w14:paraId="0D601E73" w14:textId="19DEE728" w:rsidR="0009450B" w:rsidRPr="00FA71BC" w:rsidRDefault="0009450B" w:rsidP="000D59A5">
      <w:pPr>
        <w:pStyle w:val="BodyText"/>
        <w:spacing w:after="0" w:line="240" w:lineRule="auto"/>
        <w:ind w:firstLine="0"/>
        <w:contextualSpacing/>
        <w:rPr>
          <w:b/>
        </w:rPr>
      </w:pPr>
      <w:r w:rsidRPr="00FA71BC">
        <w:rPr>
          <w:b/>
          <w:i/>
        </w:rPr>
        <w:t>Expand U.S. Capacity for National and Regional Innovation</w:t>
      </w:r>
      <w:r w:rsidRPr="00344661">
        <w:rPr>
          <w:b/>
          <w:bCs/>
        </w:rPr>
        <w:t xml:space="preserve"> </w:t>
      </w:r>
    </w:p>
    <w:p w14:paraId="34024EAA" w14:textId="7F083CB1" w:rsidR="0009450B" w:rsidRDefault="0009450B" w:rsidP="000D59A5">
      <w:pPr>
        <w:pStyle w:val="BodyText"/>
        <w:spacing w:after="0" w:line="240" w:lineRule="auto"/>
        <w:ind w:firstLine="0"/>
        <w:contextualSpacing/>
      </w:pPr>
      <w:r w:rsidRPr="00344661">
        <w:t xml:space="preserve">As research to meet national challenges becomes more interdisciplinary and the stages of </w:t>
      </w:r>
      <w:r w:rsidR="00D251BA">
        <w:t>R&amp;D</w:t>
      </w:r>
      <w:r w:rsidRPr="00344661">
        <w:t xml:space="preserve"> more integrated, Departments and Agencies have developed and implemented more flexible research and funding mechanisms for technical hubs, innovation hubs, manufacturing hubs, and regional engines. Amplifying these efforts and continuing to refine the expansion of this approach will be essential to bolstering the innovation capacity of the nation and support U.S. global leadership. </w:t>
      </w:r>
    </w:p>
    <w:p w14:paraId="7A0D4B28" w14:textId="6B093D48" w:rsidR="00D2185F" w:rsidRDefault="00D2185F" w:rsidP="000D59A5">
      <w:pPr>
        <w:pStyle w:val="BodyText"/>
        <w:spacing w:after="0" w:line="240" w:lineRule="auto"/>
        <w:ind w:firstLine="0"/>
        <w:contextualSpacing/>
      </w:pPr>
    </w:p>
    <w:p w14:paraId="584A3615" w14:textId="77777777" w:rsidR="00D2185F" w:rsidRPr="003623B2" w:rsidRDefault="00D2185F" w:rsidP="00D2185F">
      <w:pPr>
        <w:pStyle w:val="BodyText"/>
        <w:spacing w:after="0" w:line="240" w:lineRule="auto"/>
        <w:ind w:firstLine="0"/>
        <w:contextualSpacing/>
        <w:rPr>
          <w:b/>
          <w:bCs/>
          <w:i/>
          <w:iCs/>
        </w:rPr>
      </w:pPr>
      <w:r>
        <w:rPr>
          <w:b/>
          <w:bCs/>
          <w:i/>
          <w:iCs/>
        </w:rPr>
        <w:t>Coordinate</w:t>
      </w:r>
      <w:r w:rsidRPr="003623B2">
        <w:rPr>
          <w:b/>
          <w:bCs/>
          <w:i/>
          <w:iCs/>
        </w:rPr>
        <w:t xml:space="preserve"> with International Partners</w:t>
      </w:r>
    </w:p>
    <w:p w14:paraId="5C80E7D1" w14:textId="1339A7CD" w:rsidR="00D2185F" w:rsidRPr="00344661" w:rsidRDefault="00D2185F" w:rsidP="000D59A5">
      <w:pPr>
        <w:pStyle w:val="BodyText"/>
        <w:spacing w:after="0" w:line="240" w:lineRule="auto"/>
        <w:ind w:firstLine="0"/>
        <w:contextualSpacing/>
      </w:pPr>
      <w:r>
        <w:t>The significant costs associated with research and development infrastructure, in addition to the inability of any country to independently advance a wide variety of areas of research and development, requires the development of international infrastructure networks (such as the Event Horizon Telescope, international Ocean Observing Systems, or supercomputing networks) or significant burden-sharing between governments.  This often requires effort to align priorities with partner countries and sustained commitments from the United States and other governments.  As has been captured by numerous research infrastructure benchmarking exercises, there are significant opportunities to increase trust in U.S. R&amp;D infrastructure commitments and improve planning and coordination with partner governments.</w:t>
      </w:r>
    </w:p>
    <w:p w14:paraId="7A24C78D" w14:textId="77777777" w:rsidR="0009450B" w:rsidRPr="00344661" w:rsidRDefault="0009450B" w:rsidP="000D59A5">
      <w:pPr>
        <w:pStyle w:val="BodyText-Next"/>
        <w:spacing w:after="0" w:line="240" w:lineRule="auto"/>
        <w:ind w:firstLine="0"/>
        <w:contextualSpacing/>
        <w:rPr>
          <w:i/>
        </w:rPr>
      </w:pPr>
    </w:p>
    <w:p w14:paraId="205CE93D" w14:textId="7B1A3358" w:rsidR="0009450B" w:rsidRPr="00FA71BC" w:rsidRDefault="0009450B" w:rsidP="000D59A5">
      <w:pPr>
        <w:pStyle w:val="BodyText-Next"/>
        <w:spacing w:after="0" w:line="240" w:lineRule="auto"/>
        <w:ind w:firstLine="0"/>
        <w:contextualSpacing/>
        <w:rPr>
          <w:b/>
          <w:i/>
        </w:rPr>
      </w:pPr>
      <w:r w:rsidRPr="00FA71BC">
        <w:rPr>
          <w:b/>
          <w:i/>
        </w:rPr>
        <w:t>Plan for Future Infrastructure</w:t>
      </w:r>
    </w:p>
    <w:p w14:paraId="37E348AF" w14:textId="69090A03" w:rsidR="00ED533E" w:rsidRPr="00344661" w:rsidRDefault="0009450B" w:rsidP="000D59A5">
      <w:pPr>
        <w:pStyle w:val="BodyText-Next"/>
        <w:spacing w:after="0" w:line="240" w:lineRule="auto"/>
        <w:ind w:firstLine="0"/>
        <w:contextualSpacing/>
      </w:pPr>
      <w:r w:rsidRPr="00344661">
        <w:t>Next-generation scientific user facilities will contain specialized testbeds, virtual laboratories, fabrication facilities, data management and curation resources, and cyberinfrastructure. Innovation infrastructure is merging the physical and digital environments and a data and information technology infrastructure that incorporates advanced analytics and automation tools, distribute</w:t>
      </w:r>
      <w:r w:rsidR="00ED533E" w:rsidRPr="00344661">
        <w:t>s</w:t>
      </w:r>
      <w:r w:rsidRPr="00344661">
        <w:t xml:space="preserve"> research cyberinfrastructure networks and cybersecurity assurances, a</w:t>
      </w:r>
      <w:r w:rsidR="00ED533E" w:rsidRPr="00344661">
        <w:t>s well as</w:t>
      </w:r>
      <w:r w:rsidRPr="00344661">
        <w:t xml:space="preserve"> new types of software architectures for accessing different types of high-performance computing architectures. A social sciences research infrastructure would coordinate research on socioeconomic and regional inequalities and mission-related programs such as environmental inequality and unequal demographic representation in biomedical research. </w:t>
      </w:r>
      <w:r w:rsidR="00ED533E" w:rsidRPr="00344661">
        <w:t>T</w:t>
      </w:r>
      <w:r w:rsidRPr="00344661">
        <w:t>he</w:t>
      </w:r>
      <w:r w:rsidR="00ED533E" w:rsidRPr="00344661">
        <w:t>re is wide</w:t>
      </w:r>
      <w:r w:rsidRPr="00344661">
        <w:t xml:space="preserve"> potential for this infrastructure to contribute to research on diversity, equity, inclusion, and accessibility </w:t>
      </w:r>
      <w:r w:rsidR="009F5E41">
        <w:t>to</w:t>
      </w:r>
      <w:r w:rsidR="009F5E41" w:rsidRPr="00344661">
        <w:t xml:space="preserve"> </w:t>
      </w:r>
      <w:r w:rsidRPr="00344661">
        <w:t>broaden participation in science for scientists, marginalized groups, and persons underserved by State and local governments.</w:t>
      </w:r>
    </w:p>
    <w:p w14:paraId="1889A057" w14:textId="77777777" w:rsidR="00ED533E" w:rsidRPr="00344661" w:rsidRDefault="00ED533E" w:rsidP="000D59A5">
      <w:pPr>
        <w:pStyle w:val="BodyText-Next"/>
        <w:spacing w:after="0" w:line="240" w:lineRule="auto"/>
        <w:ind w:firstLine="0"/>
        <w:contextualSpacing/>
      </w:pPr>
    </w:p>
    <w:p w14:paraId="103757A9" w14:textId="77777777" w:rsidR="00D60A77" w:rsidRPr="00FA71BC" w:rsidRDefault="00D60A77">
      <w:pPr>
        <w:rPr>
          <w:rFonts w:ascii="Times New Roman" w:eastAsia="Times New Roman" w:hAnsi="Times New Roman" w:cs="Times New Roman"/>
          <w:b/>
          <w:i/>
          <w:color w:val="44546A" w:themeColor="text2"/>
          <w:sz w:val="24"/>
          <w:szCs w:val="24"/>
        </w:rPr>
      </w:pPr>
      <w:r>
        <w:rPr>
          <w:b/>
          <w:bCs/>
          <w:i/>
          <w:iCs/>
          <w:color w:val="44546A" w:themeColor="text2"/>
        </w:rPr>
        <w:br w:type="page"/>
      </w:r>
    </w:p>
    <w:p w14:paraId="1DC4D37C" w14:textId="4AA81B2A" w:rsidR="00ED533E" w:rsidRPr="00FA71BC" w:rsidRDefault="00E03B39" w:rsidP="000D59A5">
      <w:pPr>
        <w:pStyle w:val="BodyText-Next"/>
        <w:spacing w:after="0" w:line="240" w:lineRule="auto"/>
        <w:ind w:firstLine="0"/>
        <w:contextualSpacing/>
        <w:rPr>
          <w:b/>
          <w:i/>
        </w:rPr>
      </w:pPr>
      <w:r w:rsidRPr="00344661">
        <w:rPr>
          <w:b/>
          <w:bCs/>
          <w:i/>
          <w:iCs/>
          <w:color w:val="44546A" w:themeColor="text2"/>
        </w:rPr>
        <w:t xml:space="preserve">Science, Technology, </w:t>
      </w:r>
      <w:r w:rsidR="005E2351">
        <w:rPr>
          <w:b/>
          <w:bCs/>
          <w:i/>
          <w:iCs/>
          <w:color w:val="44546A" w:themeColor="text2"/>
        </w:rPr>
        <w:t>Engineering</w:t>
      </w:r>
      <w:r w:rsidRPr="00344661">
        <w:rPr>
          <w:b/>
          <w:bCs/>
          <w:i/>
          <w:iCs/>
          <w:color w:val="44546A" w:themeColor="text2"/>
        </w:rPr>
        <w:t>, and Mathematics (STEM) Education and Workforce</w:t>
      </w:r>
    </w:p>
    <w:p w14:paraId="24B77A4A" w14:textId="77777777" w:rsidR="00D21600" w:rsidRPr="00344661" w:rsidRDefault="00D21600" w:rsidP="000D59A5">
      <w:pPr>
        <w:spacing w:after="0" w:line="240" w:lineRule="auto"/>
        <w:contextualSpacing/>
        <w:rPr>
          <w:rFonts w:ascii="Times New Roman" w:hAnsi="Times New Roman" w:cs="Times New Roman"/>
          <w:sz w:val="24"/>
          <w:szCs w:val="24"/>
        </w:rPr>
      </w:pPr>
    </w:p>
    <w:p w14:paraId="5360990E" w14:textId="77BDEB31" w:rsidR="00E03B39" w:rsidRPr="00FA71BC" w:rsidRDefault="00E03B39" w:rsidP="000D59A5">
      <w:pPr>
        <w:spacing w:after="0" w:line="240" w:lineRule="auto"/>
        <w:contextualSpacing/>
        <w:rPr>
          <w:rFonts w:ascii="Times New Roman" w:hAnsi="Times New Roman" w:cs="Times New Roman"/>
          <w:sz w:val="24"/>
          <w:szCs w:val="24"/>
          <w:u w:val="single"/>
        </w:rPr>
      </w:pPr>
      <w:r w:rsidRPr="00344661">
        <w:rPr>
          <w:rFonts w:ascii="Times New Roman" w:hAnsi="Times New Roman" w:cs="Times New Roman"/>
          <w:sz w:val="24"/>
          <w:szCs w:val="24"/>
          <w:u w:val="single"/>
        </w:rPr>
        <w:t>Education</w:t>
      </w:r>
    </w:p>
    <w:p w14:paraId="08D38E57" w14:textId="1DF7F8AF" w:rsidR="008D4D95" w:rsidRPr="00FA71BC" w:rsidRDefault="00FB4960" w:rsidP="000D59A5">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The United States is dedicated to the creation of a safe and inclusive STEM education environment. H</w:t>
      </w:r>
      <w:r w:rsidR="00D21600" w:rsidRPr="00344661">
        <w:rPr>
          <w:rFonts w:ascii="Times New Roman" w:hAnsi="Times New Roman" w:cs="Times New Roman"/>
          <w:sz w:val="24"/>
          <w:szCs w:val="24"/>
        </w:rPr>
        <w:t>owever, persistent disparities in STEM education across racial, ethnic, and socioeconomic groups, exacerbated by online learning during the COVID-19 pandemic and greater use of technology in the classroom, have generated national concern.</w:t>
      </w:r>
      <w:r w:rsidR="00D21600" w:rsidRPr="00F62DF2">
        <w:rPr>
          <w:rStyle w:val="FootnoteReference"/>
          <w:rFonts w:ascii="Times New Roman" w:hAnsi="Times New Roman" w:cs="Times New Roman"/>
        </w:rPr>
        <w:footnoteReference w:id="17"/>
      </w:r>
      <w:r w:rsidR="00D21600" w:rsidRPr="00344661">
        <w:rPr>
          <w:rFonts w:ascii="Times New Roman" w:hAnsi="Times New Roman" w:cs="Times New Roman"/>
          <w:sz w:val="24"/>
          <w:szCs w:val="24"/>
        </w:rPr>
        <w:t xml:space="preserve"> Several STEM strategic documents, including the </w:t>
      </w:r>
      <w:r w:rsidR="00D21600" w:rsidRPr="00FA71BC">
        <w:rPr>
          <w:rFonts w:ascii="Times New Roman" w:hAnsi="Times New Roman" w:cs="Times New Roman"/>
          <w:i/>
          <w:sz w:val="24"/>
          <w:szCs w:val="24"/>
        </w:rPr>
        <w:t>Federal Science, Technology, Engineering, and Mathematics (STEM) Strategic Plan,</w:t>
      </w:r>
      <w:r w:rsidR="00D21600" w:rsidRPr="00344661">
        <w:rPr>
          <w:rFonts w:ascii="Times New Roman" w:hAnsi="Times New Roman" w:cs="Times New Roman"/>
          <w:sz w:val="24"/>
          <w:szCs w:val="24"/>
        </w:rPr>
        <w:t xml:space="preserve"> outline goals for STEM literacy; increasing diversity, equity and inclusion; and preparing the STEM workforce for the industries of tomorrow.</w:t>
      </w:r>
      <w:r w:rsidR="00D21600" w:rsidRPr="00F62DF2">
        <w:rPr>
          <w:rStyle w:val="FootnoteReference"/>
          <w:rFonts w:ascii="Times New Roman" w:hAnsi="Times New Roman" w:cs="Times New Roman"/>
        </w:rPr>
        <w:footnoteReference w:id="18"/>
      </w:r>
      <w:r w:rsidR="00D21600" w:rsidRPr="00344661">
        <w:rPr>
          <w:rFonts w:ascii="Times New Roman" w:hAnsi="Times New Roman" w:cs="Times New Roman"/>
          <w:sz w:val="24"/>
          <w:szCs w:val="24"/>
          <w:vertAlign w:val="superscript"/>
        </w:rPr>
        <w:t>,</w:t>
      </w:r>
      <w:r w:rsidR="00D21600" w:rsidRPr="00F62DF2">
        <w:rPr>
          <w:rStyle w:val="FootnoteReference"/>
          <w:rFonts w:ascii="Times New Roman" w:hAnsi="Times New Roman" w:cs="Times New Roman"/>
        </w:rPr>
        <w:footnoteReference w:id="19"/>
      </w:r>
      <w:r w:rsidR="00D21600" w:rsidRPr="00344661">
        <w:rPr>
          <w:rFonts w:ascii="Times New Roman" w:hAnsi="Times New Roman" w:cs="Times New Roman"/>
          <w:sz w:val="24"/>
          <w:szCs w:val="24"/>
        </w:rPr>
        <w:t xml:space="preserve"> </w:t>
      </w:r>
      <w:r w:rsidR="008D4D95" w:rsidRPr="00344661">
        <w:rPr>
          <w:rFonts w:ascii="Times New Roman" w:hAnsi="Times New Roman" w:cs="Times New Roman"/>
          <w:sz w:val="24"/>
          <w:szCs w:val="24"/>
        </w:rPr>
        <w:t xml:space="preserve">The USG supports an array of </w:t>
      </w:r>
      <w:r w:rsidR="008D4D95" w:rsidRPr="005E4D27">
        <w:rPr>
          <w:rFonts w:ascii="Times New Roman" w:hAnsi="Times New Roman" w:cs="Times New Roman"/>
          <w:sz w:val="24"/>
          <w:szCs w:val="24"/>
        </w:rPr>
        <w:t>K-12 education programs</w:t>
      </w:r>
      <w:r w:rsidR="008D4D95" w:rsidRPr="00344661">
        <w:rPr>
          <w:rFonts w:ascii="Times New Roman" w:hAnsi="Times New Roman" w:cs="Times New Roman"/>
          <w:sz w:val="24"/>
          <w:szCs w:val="24"/>
        </w:rPr>
        <w:t xml:space="preserve"> that encourage early interest in STEM careers and outreach programs at community-partnered research centers that provide STEM enrichment for K-12 students. U.S. programs providing scholarships, stipends, programmatic support, and training opportunities have had a significant impact on expanding the K-12 STEM teacher workforce. </w:t>
      </w:r>
      <w:r w:rsidR="008D4D95" w:rsidRPr="005E4D27">
        <w:rPr>
          <w:rFonts w:ascii="Times New Roman" w:hAnsi="Times New Roman" w:cs="Times New Roman"/>
          <w:bCs/>
          <w:sz w:val="24"/>
          <w:szCs w:val="24"/>
        </w:rPr>
        <w:t xml:space="preserve">Opportunities for undergraduate, graduate, and post-doctoral experiences </w:t>
      </w:r>
      <w:r w:rsidR="008D4D95" w:rsidRPr="00F62DF2">
        <w:rPr>
          <w:rFonts w:ascii="Times New Roman" w:hAnsi="Times New Roman" w:cs="Times New Roman"/>
          <w:sz w:val="24"/>
          <w:szCs w:val="24"/>
        </w:rPr>
        <w:t xml:space="preserve">through U.S. support have also played a key role in this sector. </w:t>
      </w:r>
      <w:r w:rsidR="008D4D95" w:rsidRPr="00344661">
        <w:rPr>
          <w:rFonts w:ascii="Times New Roman" w:hAnsi="Times New Roman" w:cs="Times New Roman"/>
          <w:sz w:val="24"/>
          <w:szCs w:val="24"/>
        </w:rPr>
        <w:t xml:space="preserve">Departments and Agencies have established grants and training programs </w:t>
      </w:r>
      <w:r w:rsidR="00071EC9">
        <w:rPr>
          <w:rFonts w:ascii="Times New Roman" w:hAnsi="Times New Roman" w:cs="Times New Roman"/>
          <w:sz w:val="24"/>
          <w:szCs w:val="24"/>
        </w:rPr>
        <w:t>which</w:t>
      </w:r>
      <w:r w:rsidR="00071EC9" w:rsidRPr="00344661">
        <w:rPr>
          <w:rFonts w:ascii="Times New Roman" w:hAnsi="Times New Roman" w:cs="Times New Roman"/>
          <w:sz w:val="24"/>
          <w:szCs w:val="24"/>
        </w:rPr>
        <w:t xml:space="preserve"> </w:t>
      </w:r>
      <w:r w:rsidR="008D4D95" w:rsidRPr="00344661">
        <w:rPr>
          <w:rFonts w:ascii="Times New Roman" w:hAnsi="Times New Roman" w:cs="Times New Roman"/>
          <w:sz w:val="24"/>
          <w:szCs w:val="24"/>
        </w:rPr>
        <w:t>provide institutional, individual, and career support for post-secondary and career-level trainees, as well as competitions, internships, fellowships, and offices and strategic plans, to grow a more diverse and technically skilled STEM workforce. U.S</w:t>
      </w:r>
      <w:r w:rsidR="004E1C61">
        <w:rPr>
          <w:rFonts w:ascii="Times New Roman" w:hAnsi="Times New Roman" w:cs="Times New Roman"/>
          <w:sz w:val="24"/>
          <w:szCs w:val="24"/>
        </w:rPr>
        <w:t>.</w:t>
      </w:r>
      <w:r w:rsidR="008D4D95" w:rsidRPr="00344661">
        <w:rPr>
          <w:rFonts w:ascii="Times New Roman" w:hAnsi="Times New Roman" w:cs="Times New Roman"/>
          <w:sz w:val="24"/>
          <w:szCs w:val="24"/>
        </w:rPr>
        <w:t xml:space="preserve"> programs are offered at academic institutions to provide real-world experience to undergraduate, post-baccalaureate, and graduate students, and several agencies offer research internships and fellowships within their agency (e.g., at national labs). Research competitions also provide opportunities for professional development and STEM workforce training. For example, design competitions encourage students to work in teams to develop innovative solutions, with the winners potentially receiving a </w:t>
      </w:r>
      <w:proofErr w:type="gramStart"/>
      <w:r w:rsidR="008D4D95" w:rsidRPr="00344661">
        <w:rPr>
          <w:rFonts w:ascii="Times New Roman" w:hAnsi="Times New Roman" w:cs="Times New Roman"/>
          <w:sz w:val="24"/>
          <w:szCs w:val="24"/>
        </w:rPr>
        <w:t>proof</w:t>
      </w:r>
      <w:r w:rsidR="00BE70EB">
        <w:rPr>
          <w:rFonts w:ascii="Times New Roman" w:hAnsi="Times New Roman" w:cs="Times New Roman"/>
          <w:sz w:val="24"/>
          <w:szCs w:val="24"/>
        </w:rPr>
        <w:t xml:space="preserve"> </w:t>
      </w:r>
      <w:r w:rsidR="008D4D95" w:rsidRPr="00344661">
        <w:rPr>
          <w:rFonts w:ascii="Times New Roman" w:hAnsi="Times New Roman" w:cs="Times New Roman"/>
          <w:sz w:val="24"/>
          <w:szCs w:val="24"/>
        </w:rPr>
        <w:t>of concept</w:t>
      </w:r>
      <w:proofErr w:type="gramEnd"/>
      <w:r w:rsidR="008D4D95" w:rsidRPr="00344661">
        <w:rPr>
          <w:rFonts w:ascii="Times New Roman" w:hAnsi="Times New Roman" w:cs="Times New Roman"/>
          <w:sz w:val="24"/>
          <w:szCs w:val="24"/>
        </w:rPr>
        <w:t xml:space="preserve"> research grant to develop a prototype of their design.</w:t>
      </w:r>
    </w:p>
    <w:p w14:paraId="4BF49D01" w14:textId="77777777" w:rsidR="00D21600" w:rsidRPr="00344661" w:rsidRDefault="00D21600" w:rsidP="000D59A5">
      <w:pPr>
        <w:spacing w:after="0" w:line="240" w:lineRule="auto"/>
        <w:contextualSpacing/>
        <w:rPr>
          <w:rFonts w:ascii="Times New Roman" w:hAnsi="Times New Roman" w:cs="Times New Roman"/>
          <w:sz w:val="24"/>
          <w:szCs w:val="24"/>
        </w:rPr>
      </w:pPr>
    </w:p>
    <w:p w14:paraId="57C258BE" w14:textId="7C87AE6A" w:rsidR="00ED533E" w:rsidRPr="00FA71BC" w:rsidRDefault="00E03B39" w:rsidP="000D59A5">
      <w:pPr>
        <w:spacing w:after="0" w:line="240" w:lineRule="auto"/>
        <w:contextualSpacing/>
        <w:rPr>
          <w:rFonts w:ascii="Times New Roman" w:hAnsi="Times New Roman" w:cs="Times New Roman"/>
          <w:sz w:val="24"/>
          <w:szCs w:val="24"/>
          <w:u w:val="single"/>
        </w:rPr>
      </w:pPr>
      <w:r w:rsidRPr="00344661">
        <w:rPr>
          <w:rFonts w:ascii="Times New Roman" w:hAnsi="Times New Roman" w:cs="Times New Roman"/>
          <w:sz w:val="24"/>
          <w:szCs w:val="24"/>
          <w:u w:val="single"/>
        </w:rPr>
        <w:t>Workforce</w:t>
      </w:r>
    </w:p>
    <w:p w14:paraId="64F816DC" w14:textId="14D3D1B2" w:rsidR="008D4D95" w:rsidRPr="00FA71BC" w:rsidRDefault="00FB4960" w:rsidP="000D59A5">
      <w:pPr>
        <w:spacing w:after="0" w:line="240" w:lineRule="auto"/>
        <w:contextualSpacing/>
        <w:rPr>
          <w:rFonts w:ascii="Times New Roman" w:hAnsi="Times New Roman" w:cs="Times New Roman"/>
          <w:sz w:val="24"/>
          <w:szCs w:val="24"/>
        </w:rPr>
      </w:pPr>
      <w:bookmarkStart w:id="50" w:name="_Hlk152679349"/>
      <w:r>
        <w:rPr>
          <w:rFonts w:ascii="Times New Roman" w:hAnsi="Times New Roman" w:cs="Times New Roman"/>
          <w:sz w:val="24"/>
          <w:szCs w:val="24"/>
        </w:rPr>
        <w:t>A</w:t>
      </w:r>
      <w:r w:rsidR="00D21600" w:rsidRPr="00344661">
        <w:rPr>
          <w:rFonts w:ascii="Times New Roman" w:hAnsi="Times New Roman" w:cs="Times New Roman"/>
          <w:sz w:val="24"/>
          <w:szCs w:val="24"/>
        </w:rPr>
        <w:t xml:space="preserve"> vibrant, creative, well-trained, and diverse STEM workforce</w:t>
      </w:r>
      <w:r w:rsidR="00D21600" w:rsidRPr="00F62DF2">
        <w:rPr>
          <w:rStyle w:val="FootnoteReference"/>
          <w:rFonts w:ascii="Times New Roman" w:hAnsi="Times New Roman" w:cs="Times New Roman"/>
        </w:rPr>
        <w:footnoteReference w:id="20"/>
      </w:r>
      <w:r w:rsidR="00D21600" w:rsidRPr="00344661">
        <w:rPr>
          <w:rFonts w:ascii="Times New Roman" w:hAnsi="Times New Roman" w:cs="Times New Roman"/>
          <w:sz w:val="24"/>
          <w:szCs w:val="24"/>
        </w:rPr>
        <w:t xml:space="preserve"> is essential for the </w:t>
      </w:r>
      <w:r w:rsidR="00327EE1">
        <w:rPr>
          <w:rFonts w:ascii="Times New Roman" w:hAnsi="Times New Roman" w:cs="Times New Roman"/>
          <w:sz w:val="24"/>
          <w:szCs w:val="24"/>
        </w:rPr>
        <w:t>United States</w:t>
      </w:r>
      <w:r w:rsidR="00D21600" w:rsidRPr="00344661">
        <w:rPr>
          <w:rFonts w:ascii="Times New Roman" w:hAnsi="Times New Roman" w:cs="Times New Roman"/>
          <w:sz w:val="24"/>
          <w:szCs w:val="24"/>
        </w:rPr>
        <w:t xml:space="preserve"> to be globally competitive at scientific and technological frontiers and </w:t>
      </w:r>
      <w:r>
        <w:rPr>
          <w:rFonts w:ascii="Times New Roman" w:hAnsi="Times New Roman" w:cs="Times New Roman"/>
          <w:sz w:val="24"/>
          <w:szCs w:val="24"/>
        </w:rPr>
        <w:t xml:space="preserve">to </w:t>
      </w:r>
      <w:r w:rsidR="00D21600" w:rsidRPr="00344661">
        <w:rPr>
          <w:rFonts w:ascii="Times New Roman" w:hAnsi="Times New Roman" w:cs="Times New Roman"/>
          <w:sz w:val="24"/>
          <w:szCs w:val="24"/>
        </w:rPr>
        <w:t xml:space="preserve">safeguard the nation’s economic and national security. </w:t>
      </w:r>
      <w:r w:rsidR="008D4D95" w:rsidRPr="00344661">
        <w:rPr>
          <w:rFonts w:ascii="Times New Roman" w:hAnsi="Times New Roman" w:cs="Times New Roman"/>
          <w:sz w:val="24"/>
          <w:szCs w:val="24"/>
        </w:rPr>
        <w:t>A key factor to enabl</w:t>
      </w:r>
      <w:r w:rsidR="00CD1456">
        <w:rPr>
          <w:rFonts w:ascii="Times New Roman" w:hAnsi="Times New Roman" w:cs="Times New Roman"/>
          <w:sz w:val="24"/>
          <w:szCs w:val="24"/>
        </w:rPr>
        <w:t>ing</w:t>
      </w:r>
      <w:r w:rsidR="008D4D95" w:rsidRPr="00344661">
        <w:rPr>
          <w:rFonts w:ascii="Times New Roman" w:hAnsi="Times New Roman" w:cs="Times New Roman"/>
          <w:sz w:val="24"/>
          <w:szCs w:val="24"/>
        </w:rPr>
        <w:t xml:space="preserve"> this type of </w:t>
      </w:r>
      <w:r w:rsidR="008D4D95" w:rsidRPr="000076D5">
        <w:rPr>
          <w:rFonts w:ascii="Times New Roman" w:hAnsi="Times New Roman" w:cs="Times New Roman"/>
          <w:sz w:val="24"/>
          <w:szCs w:val="24"/>
        </w:rPr>
        <w:t xml:space="preserve">workforce is </w:t>
      </w:r>
      <w:r w:rsidR="008D4D95" w:rsidRPr="000D59A5">
        <w:rPr>
          <w:rFonts w:ascii="Times New Roman" w:hAnsi="Times New Roman" w:cs="Times New Roman"/>
          <w:sz w:val="24"/>
          <w:szCs w:val="24"/>
        </w:rPr>
        <w:t>the recruitment and retention of the top STEM talent in the federal government</w:t>
      </w:r>
      <w:r w:rsidR="008D4D95" w:rsidRPr="00344661">
        <w:rPr>
          <w:rFonts w:ascii="Times New Roman" w:hAnsi="Times New Roman" w:cs="Times New Roman"/>
          <w:sz w:val="24"/>
          <w:szCs w:val="24"/>
        </w:rPr>
        <w:t xml:space="preserve">. Departments and Agencies have implemented efforts to improve hiring practices (e.g., competitive compensation packages, including salaries, healthcare benefits, and retirement plans and shorter time from application to onboarding), increase opportunities for professional development training, and promote more equitable access to resources and employment in the </w:t>
      </w:r>
      <w:r w:rsidR="00556851" w:rsidRPr="00344661">
        <w:rPr>
          <w:rFonts w:ascii="Times New Roman" w:hAnsi="Times New Roman" w:cs="Times New Roman"/>
          <w:sz w:val="24"/>
          <w:szCs w:val="24"/>
        </w:rPr>
        <w:t>f</w:t>
      </w:r>
      <w:r w:rsidR="008D4D95" w:rsidRPr="00344661">
        <w:rPr>
          <w:rFonts w:ascii="Times New Roman" w:hAnsi="Times New Roman" w:cs="Times New Roman"/>
          <w:sz w:val="24"/>
          <w:szCs w:val="24"/>
        </w:rPr>
        <w:t>ederal STEM workforce. Many also require specialized STEM talent in their workforce (e.g., geosciences, cybersecurity, and biomedical, behavioral, and social sciences) and have developed targeted outreach programs</w:t>
      </w:r>
      <w:r>
        <w:rPr>
          <w:rFonts w:ascii="Times New Roman" w:hAnsi="Times New Roman" w:cs="Times New Roman"/>
          <w:sz w:val="24"/>
          <w:szCs w:val="24"/>
        </w:rPr>
        <w:t xml:space="preserve"> to address these concerns. Th</w:t>
      </w:r>
      <w:r w:rsidR="00BE70EB">
        <w:rPr>
          <w:rFonts w:ascii="Times New Roman" w:hAnsi="Times New Roman" w:cs="Times New Roman"/>
          <w:sz w:val="24"/>
          <w:szCs w:val="24"/>
        </w:rPr>
        <w:t>is</w:t>
      </w:r>
      <w:r>
        <w:rPr>
          <w:rFonts w:ascii="Times New Roman" w:hAnsi="Times New Roman" w:cs="Times New Roman"/>
          <w:sz w:val="24"/>
          <w:szCs w:val="24"/>
        </w:rPr>
        <w:t xml:space="preserve"> include</w:t>
      </w:r>
      <w:r w:rsidR="00BE70EB">
        <w:rPr>
          <w:rFonts w:ascii="Times New Roman" w:hAnsi="Times New Roman" w:cs="Times New Roman"/>
          <w:sz w:val="24"/>
          <w:szCs w:val="24"/>
        </w:rPr>
        <w:t>s</w:t>
      </w:r>
      <w:r w:rsidR="008D4D95" w:rsidRPr="00344661">
        <w:rPr>
          <w:rFonts w:ascii="Times New Roman" w:hAnsi="Times New Roman" w:cs="Times New Roman"/>
          <w:sz w:val="24"/>
          <w:szCs w:val="24"/>
        </w:rPr>
        <w:t xml:space="preserve"> </w:t>
      </w:r>
      <w:r>
        <w:rPr>
          <w:rFonts w:ascii="Times New Roman" w:hAnsi="Times New Roman" w:cs="Times New Roman"/>
          <w:sz w:val="24"/>
          <w:szCs w:val="24"/>
        </w:rPr>
        <w:t>recruitment</w:t>
      </w:r>
      <w:r w:rsidR="008D4D95" w:rsidRPr="00344661">
        <w:rPr>
          <w:rFonts w:ascii="Times New Roman" w:hAnsi="Times New Roman" w:cs="Times New Roman"/>
          <w:sz w:val="24"/>
          <w:szCs w:val="24"/>
        </w:rPr>
        <w:t xml:space="preserve"> teams attending conferences at which the skillsets of interest are represented. Direct hiring authorities and other recruitment programs are</w:t>
      </w:r>
      <w:r>
        <w:rPr>
          <w:rFonts w:ascii="Times New Roman" w:hAnsi="Times New Roman" w:cs="Times New Roman"/>
          <w:sz w:val="24"/>
          <w:szCs w:val="24"/>
        </w:rPr>
        <w:t xml:space="preserve"> also</w:t>
      </w:r>
      <w:r w:rsidR="008D4D95" w:rsidRPr="00344661">
        <w:rPr>
          <w:rFonts w:ascii="Times New Roman" w:hAnsi="Times New Roman" w:cs="Times New Roman"/>
          <w:sz w:val="24"/>
          <w:szCs w:val="24"/>
        </w:rPr>
        <w:t xml:space="preserve"> leveraged to bring in the top STEM talent into the </w:t>
      </w:r>
      <w:r w:rsidR="00556851" w:rsidRPr="00344661">
        <w:rPr>
          <w:rFonts w:ascii="Times New Roman" w:hAnsi="Times New Roman" w:cs="Times New Roman"/>
          <w:sz w:val="24"/>
          <w:szCs w:val="24"/>
        </w:rPr>
        <w:t>f</w:t>
      </w:r>
      <w:r w:rsidR="008D4D95" w:rsidRPr="00344661">
        <w:rPr>
          <w:rFonts w:ascii="Times New Roman" w:hAnsi="Times New Roman" w:cs="Times New Roman"/>
          <w:sz w:val="24"/>
          <w:szCs w:val="24"/>
        </w:rPr>
        <w:t xml:space="preserve">ederal workforce. </w:t>
      </w:r>
      <w:bookmarkEnd w:id="50"/>
      <w:r w:rsidR="008D4D95" w:rsidRPr="00344661">
        <w:rPr>
          <w:rFonts w:ascii="Times New Roman" w:hAnsi="Times New Roman" w:cs="Times New Roman"/>
          <w:sz w:val="24"/>
          <w:szCs w:val="24"/>
        </w:rPr>
        <w:t xml:space="preserve">As </w:t>
      </w:r>
      <w:r w:rsidR="00D2185F">
        <w:rPr>
          <w:rFonts w:ascii="Times New Roman" w:hAnsi="Times New Roman" w:cs="Times New Roman"/>
          <w:sz w:val="24"/>
          <w:szCs w:val="24"/>
        </w:rPr>
        <w:t xml:space="preserve">an </w:t>
      </w:r>
      <w:r w:rsidR="008D4D95" w:rsidRPr="00344661">
        <w:rPr>
          <w:rFonts w:ascii="Times New Roman" w:hAnsi="Times New Roman" w:cs="Times New Roman"/>
          <w:sz w:val="24"/>
          <w:szCs w:val="24"/>
        </w:rPr>
        <w:t>example, the Pathways Program</w:t>
      </w:r>
      <w:r w:rsidR="00D2185F">
        <w:rPr>
          <w:rFonts w:ascii="Times New Roman" w:hAnsi="Times New Roman" w:cs="Times New Roman"/>
          <w:sz w:val="24"/>
          <w:szCs w:val="24"/>
        </w:rPr>
        <w:t>s</w:t>
      </w:r>
      <w:r w:rsidR="008D4D95" w:rsidRPr="00F62DF2">
        <w:rPr>
          <w:rStyle w:val="FootnoteReference"/>
          <w:rFonts w:ascii="Times New Roman" w:hAnsi="Times New Roman" w:cs="Times New Roman"/>
        </w:rPr>
        <w:footnoteReference w:id="21"/>
      </w:r>
      <w:r w:rsidR="008D4D95" w:rsidRPr="00344661">
        <w:rPr>
          <w:rFonts w:ascii="Times New Roman" w:hAnsi="Times New Roman" w:cs="Times New Roman"/>
          <w:sz w:val="24"/>
          <w:szCs w:val="24"/>
        </w:rPr>
        <w:t xml:space="preserve"> allows current students</w:t>
      </w:r>
      <w:r w:rsidR="00327EE1">
        <w:rPr>
          <w:rFonts w:ascii="Times New Roman" w:hAnsi="Times New Roman" w:cs="Times New Roman"/>
          <w:sz w:val="24"/>
          <w:szCs w:val="24"/>
        </w:rPr>
        <w:t xml:space="preserve"> and</w:t>
      </w:r>
      <w:r w:rsidR="008D4D95" w:rsidRPr="00344661">
        <w:rPr>
          <w:rFonts w:ascii="Times New Roman" w:hAnsi="Times New Roman" w:cs="Times New Roman"/>
          <w:sz w:val="24"/>
          <w:szCs w:val="24"/>
        </w:rPr>
        <w:t xml:space="preserve"> recent graduates with advanced degrees to enter the </w:t>
      </w:r>
      <w:r w:rsidR="00556851" w:rsidRPr="00344661">
        <w:rPr>
          <w:rFonts w:ascii="Times New Roman" w:hAnsi="Times New Roman" w:cs="Times New Roman"/>
          <w:sz w:val="24"/>
          <w:szCs w:val="24"/>
        </w:rPr>
        <w:t>f</w:t>
      </w:r>
      <w:r w:rsidR="008D4D95" w:rsidRPr="00344661">
        <w:rPr>
          <w:rFonts w:ascii="Times New Roman" w:hAnsi="Times New Roman" w:cs="Times New Roman"/>
          <w:sz w:val="24"/>
          <w:szCs w:val="24"/>
        </w:rPr>
        <w:t xml:space="preserve">ederal </w:t>
      </w:r>
      <w:r w:rsidR="00556851" w:rsidRPr="00344661">
        <w:rPr>
          <w:rFonts w:ascii="Times New Roman" w:hAnsi="Times New Roman" w:cs="Times New Roman"/>
          <w:sz w:val="24"/>
          <w:szCs w:val="24"/>
        </w:rPr>
        <w:t>g</w:t>
      </w:r>
      <w:r w:rsidR="008D4D95" w:rsidRPr="00344661">
        <w:rPr>
          <w:rFonts w:ascii="Times New Roman" w:hAnsi="Times New Roman" w:cs="Times New Roman"/>
          <w:sz w:val="24"/>
          <w:szCs w:val="24"/>
        </w:rPr>
        <w:t>overnment with the potential for permanent placement</w:t>
      </w:r>
      <w:r w:rsidR="00D2185F">
        <w:rPr>
          <w:rFonts w:ascii="Times New Roman" w:hAnsi="Times New Roman" w:cs="Times New Roman"/>
          <w:sz w:val="24"/>
          <w:szCs w:val="24"/>
        </w:rPr>
        <w:t>;</w:t>
      </w:r>
      <w:r w:rsidR="008D4D95" w:rsidRPr="00344661">
        <w:rPr>
          <w:rFonts w:ascii="Times New Roman" w:hAnsi="Times New Roman" w:cs="Times New Roman"/>
          <w:sz w:val="24"/>
          <w:szCs w:val="24"/>
        </w:rPr>
        <w:t xml:space="preserve"> the President</w:t>
      </w:r>
      <w:r w:rsidR="00BE70EB">
        <w:rPr>
          <w:rFonts w:ascii="Times New Roman" w:hAnsi="Times New Roman" w:cs="Times New Roman"/>
          <w:sz w:val="24"/>
          <w:szCs w:val="24"/>
        </w:rPr>
        <w:t>ial</w:t>
      </w:r>
      <w:r w:rsidR="008D4D95" w:rsidRPr="00344661">
        <w:rPr>
          <w:rFonts w:ascii="Times New Roman" w:hAnsi="Times New Roman" w:cs="Times New Roman"/>
          <w:sz w:val="24"/>
          <w:szCs w:val="24"/>
        </w:rPr>
        <w:t xml:space="preserve"> Management Fellows Program</w:t>
      </w:r>
      <w:r w:rsidR="008D4D95" w:rsidRPr="00F62DF2">
        <w:rPr>
          <w:rStyle w:val="FootnoteReference"/>
          <w:rFonts w:ascii="Times New Roman" w:hAnsi="Times New Roman" w:cs="Times New Roman"/>
        </w:rPr>
        <w:footnoteReference w:id="22"/>
      </w:r>
      <w:r w:rsidR="008D4D95" w:rsidRPr="00344661">
        <w:rPr>
          <w:rFonts w:ascii="Times New Roman" w:hAnsi="Times New Roman" w:cs="Times New Roman"/>
          <w:sz w:val="24"/>
          <w:szCs w:val="24"/>
        </w:rPr>
        <w:t xml:space="preserve"> </w:t>
      </w:r>
      <w:r w:rsidR="00D2185F">
        <w:rPr>
          <w:rFonts w:ascii="Times New Roman" w:hAnsi="Times New Roman" w:cs="Times New Roman"/>
          <w:sz w:val="24"/>
          <w:szCs w:val="24"/>
        </w:rPr>
        <w:t xml:space="preserve">specifically </w:t>
      </w:r>
      <w:r w:rsidR="008D4D95" w:rsidRPr="00344661">
        <w:rPr>
          <w:rFonts w:ascii="Times New Roman" w:hAnsi="Times New Roman" w:cs="Times New Roman"/>
          <w:sz w:val="24"/>
          <w:szCs w:val="24"/>
        </w:rPr>
        <w:t xml:space="preserve">provides a two-year training and leadership development experience within a </w:t>
      </w:r>
      <w:r w:rsidR="00556851" w:rsidRPr="00344661">
        <w:rPr>
          <w:rFonts w:ascii="Times New Roman" w:hAnsi="Times New Roman" w:cs="Times New Roman"/>
          <w:sz w:val="24"/>
          <w:szCs w:val="24"/>
        </w:rPr>
        <w:t>f</w:t>
      </w:r>
      <w:r w:rsidR="008D4D95" w:rsidRPr="00344661">
        <w:rPr>
          <w:rFonts w:ascii="Times New Roman" w:hAnsi="Times New Roman" w:cs="Times New Roman"/>
          <w:sz w:val="24"/>
          <w:szCs w:val="24"/>
        </w:rPr>
        <w:t xml:space="preserve">ederal agency. Other recruitment and outreach efforts focus on socially disadvantaged workers and veterans who may be </w:t>
      </w:r>
      <w:r w:rsidR="005E2351">
        <w:rPr>
          <w:rFonts w:ascii="Times New Roman" w:hAnsi="Times New Roman" w:cs="Times New Roman"/>
          <w:sz w:val="24"/>
          <w:szCs w:val="24"/>
        </w:rPr>
        <w:t>overlooked</w:t>
      </w:r>
      <w:r w:rsidR="005E2351" w:rsidRPr="00344661">
        <w:rPr>
          <w:rFonts w:ascii="Times New Roman" w:hAnsi="Times New Roman" w:cs="Times New Roman"/>
          <w:sz w:val="24"/>
          <w:szCs w:val="24"/>
        </w:rPr>
        <w:t xml:space="preserve"> </w:t>
      </w:r>
      <w:r w:rsidR="008D4D95" w:rsidRPr="00344661">
        <w:rPr>
          <w:rFonts w:ascii="Times New Roman" w:hAnsi="Times New Roman" w:cs="Times New Roman"/>
          <w:sz w:val="24"/>
          <w:szCs w:val="24"/>
        </w:rPr>
        <w:t xml:space="preserve">by traditional STEM recruitment programs. </w:t>
      </w:r>
      <w:r w:rsidR="00556851" w:rsidRPr="00344661">
        <w:rPr>
          <w:rFonts w:ascii="Times New Roman" w:hAnsi="Times New Roman" w:cs="Times New Roman"/>
          <w:sz w:val="24"/>
          <w:szCs w:val="24"/>
        </w:rPr>
        <w:t>Other</w:t>
      </w:r>
      <w:r w:rsidR="008D4D95" w:rsidRPr="00344661">
        <w:rPr>
          <w:rFonts w:ascii="Times New Roman" w:hAnsi="Times New Roman" w:cs="Times New Roman"/>
          <w:sz w:val="24"/>
          <w:szCs w:val="24"/>
        </w:rPr>
        <w:t xml:space="preserve"> cited activities and programs</w:t>
      </w:r>
      <w:r w:rsidR="00556851" w:rsidRPr="00344661">
        <w:rPr>
          <w:rFonts w:ascii="Times New Roman" w:hAnsi="Times New Roman" w:cs="Times New Roman"/>
          <w:sz w:val="24"/>
          <w:szCs w:val="24"/>
        </w:rPr>
        <w:t xml:space="preserve"> include efforts</w:t>
      </w:r>
      <w:r w:rsidR="008D4D95" w:rsidRPr="00344661">
        <w:rPr>
          <w:rFonts w:ascii="Times New Roman" w:hAnsi="Times New Roman" w:cs="Times New Roman"/>
          <w:sz w:val="24"/>
          <w:szCs w:val="24"/>
        </w:rPr>
        <w:t xml:space="preserve"> to retain talent by providing career mentorship, opportunities for upskilling, and access to resources such as Employee Resource Groups (ERGs) </w:t>
      </w:r>
      <w:r w:rsidR="00577F25">
        <w:rPr>
          <w:rFonts w:ascii="Times New Roman" w:hAnsi="Times New Roman" w:cs="Times New Roman"/>
          <w:sz w:val="24"/>
          <w:szCs w:val="24"/>
        </w:rPr>
        <w:t>which</w:t>
      </w:r>
      <w:r w:rsidR="00577F25" w:rsidRPr="00344661">
        <w:rPr>
          <w:rFonts w:ascii="Times New Roman" w:hAnsi="Times New Roman" w:cs="Times New Roman"/>
          <w:sz w:val="24"/>
          <w:szCs w:val="24"/>
        </w:rPr>
        <w:t xml:space="preserve"> </w:t>
      </w:r>
      <w:r w:rsidR="008D4D95" w:rsidRPr="00344661">
        <w:rPr>
          <w:rFonts w:ascii="Times New Roman" w:hAnsi="Times New Roman" w:cs="Times New Roman"/>
          <w:sz w:val="24"/>
          <w:szCs w:val="24"/>
        </w:rPr>
        <w:t>bring together employees of a common background and experience.</w:t>
      </w:r>
    </w:p>
    <w:p w14:paraId="21C3CB64" w14:textId="71D80D46" w:rsidR="00E03B39" w:rsidRPr="00344661" w:rsidRDefault="00E03B39" w:rsidP="000D59A5">
      <w:pPr>
        <w:pStyle w:val="BodyText"/>
        <w:spacing w:after="0" w:line="240" w:lineRule="auto"/>
        <w:ind w:firstLine="0"/>
        <w:contextualSpacing/>
        <w:rPr>
          <w:u w:val="single"/>
        </w:rPr>
      </w:pPr>
    </w:p>
    <w:p w14:paraId="3AE7C335" w14:textId="1D205DED" w:rsidR="008D4D95" w:rsidRPr="00344661" w:rsidRDefault="00556851" w:rsidP="000D59A5">
      <w:pPr>
        <w:pStyle w:val="BodyText"/>
        <w:spacing w:after="0" w:line="240" w:lineRule="auto"/>
        <w:ind w:firstLine="0"/>
        <w:contextualSpacing/>
      </w:pPr>
      <w:r w:rsidRPr="00344661">
        <w:t xml:space="preserve">The </w:t>
      </w:r>
      <w:r w:rsidR="00D2185F">
        <w:t>United States</w:t>
      </w:r>
      <w:r w:rsidRPr="00344661">
        <w:t xml:space="preserve"> </w:t>
      </w:r>
      <w:r w:rsidR="00EA7024" w:rsidRPr="00344661">
        <w:t xml:space="preserve">continues to promote and </w:t>
      </w:r>
      <w:r w:rsidR="008D4D95" w:rsidRPr="00344661">
        <w:t xml:space="preserve">invest in programs to develop a diverse STEM </w:t>
      </w:r>
      <w:r w:rsidRPr="00344661">
        <w:t>workforce, particularly through</w:t>
      </w:r>
      <w:r w:rsidR="008D4D95" w:rsidRPr="00344661">
        <w:t xml:space="preserve"> initiatives </w:t>
      </w:r>
      <w:r w:rsidRPr="00344661">
        <w:t>focused on</w:t>
      </w:r>
      <w:r w:rsidR="008D4D95" w:rsidRPr="00344661">
        <w:t xml:space="preserve"> undergraduate and graduate training opportunities, fund competitions</w:t>
      </w:r>
      <w:r w:rsidR="00BE70EB">
        <w:t>,</w:t>
      </w:r>
      <w:r w:rsidR="008D4D95" w:rsidRPr="00344661">
        <w:t xml:space="preserve"> and programs that increase engagement with students </w:t>
      </w:r>
      <w:r w:rsidR="00577F25">
        <w:t>attending</w:t>
      </w:r>
      <w:r w:rsidR="00577F25" w:rsidRPr="00344661">
        <w:t xml:space="preserve"> </w:t>
      </w:r>
      <w:r w:rsidR="008D4D95" w:rsidRPr="00344661">
        <w:t xml:space="preserve">Historically Black Colleges and Universities (HBCUs), Minority-Serving Institutions (MSIs), and Hispanic-Serving Institutions (HSIs), </w:t>
      </w:r>
      <w:r w:rsidRPr="00344661">
        <w:t xml:space="preserve">as well as expanding </w:t>
      </w:r>
      <w:r w:rsidR="008D4D95" w:rsidRPr="00344661">
        <w:t xml:space="preserve">interest in mission-related fields of science. Some </w:t>
      </w:r>
      <w:r w:rsidRPr="00344661">
        <w:t>Departments and Agencies</w:t>
      </w:r>
      <w:r w:rsidR="008D4D95" w:rsidRPr="00344661">
        <w:t xml:space="preserve"> </w:t>
      </w:r>
      <w:r w:rsidRPr="00344661">
        <w:t>require that</w:t>
      </w:r>
      <w:r w:rsidR="008D4D95" w:rsidRPr="00344661">
        <w:t xml:space="preserve"> research proposals include a plan for promoting diversity, equity, and inclusion within the</w:t>
      </w:r>
      <w:r w:rsidRPr="00344661">
        <w:t xml:space="preserve"> scope of the</w:t>
      </w:r>
      <w:r w:rsidR="008D4D95" w:rsidRPr="00344661">
        <w:t xml:space="preserve"> project. </w:t>
      </w:r>
      <w:r w:rsidRPr="00344661">
        <w:t>Additional best practices include o</w:t>
      </w:r>
      <w:r w:rsidR="008D4D95" w:rsidRPr="00344661">
        <w:t xml:space="preserve">ffering remote work opportunities; collaboration with institutions serving groups underrepresented in the STEM workforce, including women; and assistance programs supporting socially disadvantaged </w:t>
      </w:r>
      <w:r w:rsidRPr="00344661">
        <w:t xml:space="preserve">persons as well as </w:t>
      </w:r>
      <w:r w:rsidR="008D4D95" w:rsidRPr="00344661">
        <w:t>veteran farmers and ranchers</w:t>
      </w:r>
      <w:r w:rsidRPr="00344661">
        <w:t>.</w:t>
      </w:r>
    </w:p>
    <w:p w14:paraId="1D12F649" w14:textId="77777777" w:rsidR="00ED533E" w:rsidRPr="00344661" w:rsidRDefault="00ED533E" w:rsidP="000D59A5">
      <w:pPr>
        <w:spacing w:after="0" w:line="240" w:lineRule="auto"/>
        <w:contextualSpacing/>
        <w:rPr>
          <w:rFonts w:ascii="Times New Roman" w:hAnsi="Times New Roman" w:cs="Times New Roman"/>
          <w:sz w:val="24"/>
          <w:szCs w:val="24"/>
        </w:rPr>
      </w:pPr>
    </w:p>
    <w:bookmarkEnd w:id="9"/>
    <w:p w14:paraId="6581BBB0" w14:textId="689ADDAD" w:rsidR="00EA7024" w:rsidRPr="00FA71BC" w:rsidRDefault="00EA7024" w:rsidP="000D59A5">
      <w:pPr>
        <w:spacing w:after="0" w:line="240" w:lineRule="auto"/>
        <w:contextualSpacing/>
        <w:rPr>
          <w:rFonts w:ascii="Times New Roman" w:hAnsi="Times New Roman" w:cs="Times New Roman"/>
          <w:b/>
          <w:i/>
          <w:sz w:val="24"/>
          <w:szCs w:val="24"/>
        </w:rPr>
      </w:pPr>
      <w:r w:rsidRPr="00344661">
        <w:rPr>
          <w:rFonts w:ascii="Times New Roman" w:hAnsi="Times New Roman" w:cs="Times New Roman"/>
          <w:b/>
          <w:bCs/>
          <w:i/>
          <w:iCs/>
          <w:color w:val="44546A" w:themeColor="text2"/>
          <w:sz w:val="24"/>
          <w:szCs w:val="24"/>
        </w:rPr>
        <w:t>Opportunities to Address National Challenges through the Advancement of STEM Education</w:t>
      </w:r>
    </w:p>
    <w:p w14:paraId="4E79D710" w14:textId="08663580" w:rsidR="00EA7024" w:rsidRPr="00F62DF2" w:rsidRDefault="00E71927" w:rsidP="000D59A5">
      <w:pPr>
        <w:pStyle w:val="BodyText"/>
        <w:spacing w:after="0" w:line="240" w:lineRule="auto"/>
        <w:ind w:firstLine="0"/>
        <w:contextualSpacing/>
        <w:rPr>
          <w:b/>
        </w:rPr>
      </w:pPr>
      <w:r w:rsidRPr="00FA71BC">
        <w:rPr>
          <w:b/>
          <w:i/>
        </w:rPr>
        <w:t xml:space="preserve">Address Ongoing </w:t>
      </w:r>
      <w:r w:rsidR="00EA7024" w:rsidRPr="00FA71BC">
        <w:rPr>
          <w:b/>
          <w:i/>
        </w:rPr>
        <w:t>Negative Impact of COVID-19 Pandemic on Education</w:t>
      </w:r>
    </w:p>
    <w:p w14:paraId="2EA7A919" w14:textId="3C8A1EFD" w:rsidR="00556851" w:rsidRPr="00344661" w:rsidRDefault="000076D5" w:rsidP="000D59A5">
      <w:pPr>
        <w:pStyle w:val="BodyText"/>
        <w:spacing w:after="0" w:line="240" w:lineRule="auto"/>
        <w:ind w:firstLine="0"/>
        <w:contextualSpacing/>
      </w:pPr>
      <w:r>
        <w:t>T</w:t>
      </w:r>
      <w:r w:rsidR="00FB4960">
        <w:t>he</w:t>
      </w:r>
      <w:r w:rsidR="00EA7024" w:rsidRPr="00344661">
        <w:t xml:space="preserve"> pandemic </w:t>
      </w:r>
      <w:r w:rsidR="00556851" w:rsidRPr="00344661">
        <w:t>led to learning losses across K-12 and post-secondary education and contributed to a nation-wide STEM teacher shortage.</w:t>
      </w:r>
      <w:r w:rsidR="00556851" w:rsidRPr="00344661">
        <w:rPr>
          <w:rStyle w:val="FootnoteReference"/>
        </w:rPr>
        <w:footnoteReference w:id="23"/>
      </w:r>
      <w:r w:rsidR="00556851" w:rsidRPr="00344661">
        <w:rPr>
          <w:vertAlign w:val="superscript"/>
        </w:rPr>
        <w:t>,</w:t>
      </w:r>
      <w:r w:rsidR="00556851" w:rsidRPr="00344661">
        <w:rPr>
          <w:rStyle w:val="FootnoteReference"/>
        </w:rPr>
        <w:footnoteReference w:id="24"/>
      </w:r>
      <w:r w:rsidR="00556851" w:rsidRPr="00344661">
        <w:t xml:space="preserve"> </w:t>
      </w:r>
      <w:r w:rsidR="00FB4960">
        <w:t>Additional r</w:t>
      </w:r>
      <w:r w:rsidR="00556851" w:rsidRPr="00344661">
        <w:t>esearch</w:t>
      </w:r>
      <w:r w:rsidR="00FB4960">
        <w:t xml:space="preserve"> from the federal government </w:t>
      </w:r>
      <w:r w:rsidR="00556851" w:rsidRPr="00344661">
        <w:t xml:space="preserve">is needed to </w:t>
      </w:r>
      <w:r w:rsidR="00E71927" w:rsidRPr="00344661">
        <w:t xml:space="preserve">directly </w:t>
      </w:r>
      <w:r w:rsidR="00FB4960">
        <w:t>address</w:t>
      </w:r>
      <w:r w:rsidR="00E71927" w:rsidRPr="00344661">
        <w:t xml:space="preserve"> </w:t>
      </w:r>
      <w:r w:rsidR="00556851" w:rsidRPr="00344661">
        <w:t>the impacts of C</w:t>
      </w:r>
      <w:r w:rsidR="00E71927" w:rsidRPr="00344661">
        <w:t>OVID-19</w:t>
      </w:r>
      <w:r w:rsidR="00556851" w:rsidRPr="00344661">
        <w:t xml:space="preserve"> and online learning</w:t>
      </w:r>
      <w:r w:rsidR="00E71927" w:rsidRPr="00344661">
        <w:t xml:space="preserve">, which </w:t>
      </w:r>
      <w:r w:rsidR="00556851" w:rsidRPr="00344661">
        <w:t>continue to limit U.S. students’ STEM education success</w:t>
      </w:r>
      <w:r w:rsidR="00FB4960">
        <w:t xml:space="preserve">. New </w:t>
      </w:r>
      <w:r w:rsidR="00556851" w:rsidRPr="00344661">
        <w:t xml:space="preserve">teaching methods </w:t>
      </w:r>
      <w:r w:rsidR="00FB4960">
        <w:t xml:space="preserve">will need to be examined and developed </w:t>
      </w:r>
      <w:r w:rsidR="00556851" w:rsidRPr="00344661">
        <w:t xml:space="preserve">to overcome these impacts. </w:t>
      </w:r>
    </w:p>
    <w:p w14:paraId="6ACEBC2A" w14:textId="77777777" w:rsidR="00E71927" w:rsidRPr="00344661" w:rsidRDefault="00E71927" w:rsidP="000D59A5">
      <w:pPr>
        <w:pStyle w:val="BodyText"/>
        <w:spacing w:after="0" w:line="240" w:lineRule="auto"/>
        <w:ind w:firstLine="0"/>
        <w:contextualSpacing/>
      </w:pPr>
    </w:p>
    <w:p w14:paraId="3BE08DC1" w14:textId="77777777" w:rsidR="00E71927" w:rsidRPr="00FA71BC" w:rsidRDefault="00E71927" w:rsidP="000D59A5">
      <w:pPr>
        <w:pStyle w:val="BodyText"/>
        <w:spacing w:after="0" w:line="240" w:lineRule="auto"/>
        <w:ind w:firstLine="0"/>
        <w:contextualSpacing/>
        <w:rPr>
          <w:b/>
          <w:i/>
        </w:rPr>
      </w:pPr>
      <w:bookmarkStart w:id="52" w:name="_Hlk150169650"/>
      <w:r w:rsidRPr="00FA71BC">
        <w:rPr>
          <w:b/>
          <w:i/>
        </w:rPr>
        <w:t>STEM Incentivization for Students and Teachers</w:t>
      </w:r>
    </w:p>
    <w:p w14:paraId="710EFB98" w14:textId="1CD91BA7" w:rsidR="00556851" w:rsidRPr="00344661" w:rsidRDefault="000076D5" w:rsidP="000D59A5">
      <w:pPr>
        <w:pStyle w:val="BodyText"/>
        <w:spacing w:after="0" w:line="240" w:lineRule="auto"/>
        <w:ind w:firstLine="0"/>
        <w:contextualSpacing/>
      </w:pPr>
      <w:r>
        <w:t>T</w:t>
      </w:r>
      <w:r w:rsidR="00556851" w:rsidRPr="00344661">
        <w:t xml:space="preserve">he cost of education, especially post-secondary education, is </w:t>
      </w:r>
      <w:r>
        <w:t>an impediment</w:t>
      </w:r>
      <w:r w:rsidR="00556851" w:rsidRPr="00344661">
        <w:t xml:space="preserve"> to building a strong STEM workforce. </w:t>
      </w:r>
      <w:r w:rsidR="00A566C0">
        <w:t xml:space="preserve">Federal </w:t>
      </w:r>
      <w:r w:rsidR="00556851" w:rsidRPr="00344661">
        <w:t>STEM education scholarships and grants at all levels</w:t>
      </w:r>
      <w:r w:rsidR="00BE70EB">
        <w:t xml:space="preserve"> </w:t>
      </w:r>
      <w:r w:rsidR="00556851" w:rsidRPr="00344661">
        <w:t>–</w:t>
      </w:r>
      <w:r w:rsidR="00BE70EB">
        <w:t xml:space="preserve"> </w:t>
      </w:r>
      <w:r w:rsidR="00556851" w:rsidRPr="00344661">
        <w:t>from K-12 through post-secondary education</w:t>
      </w:r>
      <w:r w:rsidR="00BE70EB">
        <w:t xml:space="preserve"> </w:t>
      </w:r>
      <w:r w:rsidR="00556851" w:rsidRPr="00344661">
        <w:t>–</w:t>
      </w:r>
      <w:r w:rsidR="00BE70EB">
        <w:t xml:space="preserve"> </w:t>
      </w:r>
      <w:r w:rsidR="00556851" w:rsidRPr="00344661">
        <w:t xml:space="preserve">will mitigate economic barriers to STEM education and increase equity and inclusion for minority students. These incentives include scholarships for high school </w:t>
      </w:r>
      <w:r w:rsidR="004A4098">
        <w:t>and</w:t>
      </w:r>
      <w:r w:rsidR="00556851" w:rsidRPr="00344661">
        <w:t xml:space="preserve"> undergraduate students pursing a STEM discipline, grants for post-graduate researchers doing research in STEM, or funding for STEM graduates to pursue careers in STEM education. </w:t>
      </w:r>
    </w:p>
    <w:bookmarkEnd w:id="52"/>
    <w:p w14:paraId="677F8240" w14:textId="77777777" w:rsidR="00E71927" w:rsidRPr="00344661" w:rsidRDefault="00E71927" w:rsidP="000D59A5">
      <w:pPr>
        <w:pStyle w:val="BodyText"/>
        <w:spacing w:after="0" w:line="240" w:lineRule="auto"/>
        <w:ind w:firstLine="0"/>
        <w:contextualSpacing/>
        <w:rPr>
          <w:i/>
        </w:rPr>
      </w:pPr>
    </w:p>
    <w:p w14:paraId="7F425D02" w14:textId="77777777" w:rsidR="00E71927" w:rsidRPr="00F62DF2" w:rsidRDefault="00556851" w:rsidP="000D59A5">
      <w:pPr>
        <w:pStyle w:val="BodyText"/>
        <w:spacing w:after="0" w:line="240" w:lineRule="auto"/>
        <w:ind w:firstLine="0"/>
        <w:contextualSpacing/>
        <w:rPr>
          <w:b/>
          <w:i/>
        </w:rPr>
      </w:pPr>
      <w:r w:rsidRPr="00FA71BC">
        <w:rPr>
          <w:b/>
          <w:i/>
        </w:rPr>
        <w:t xml:space="preserve">Create </w:t>
      </w:r>
      <w:r w:rsidR="00E71927" w:rsidRPr="00FA71BC">
        <w:rPr>
          <w:b/>
          <w:i/>
        </w:rPr>
        <w:t>S</w:t>
      </w:r>
      <w:r w:rsidRPr="205B5BD0">
        <w:rPr>
          <w:b/>
          <w:i/>
        </w:rPr>
        <w:t xml:space="preserve">afe and </w:t>
      </w:r>
      <w:r w:rsidR="00E71927" w:rsidRPr="205B5BD0">
        <w:rPr>
          <w:b/>
          <w:i/>
        </w:rPr>
        <w:t>I</w:t>
      </w:r>
      <w:r w:rsidRPr="205B5BD0">
        <w:rPr>
          <w:b/>
          <w:i/>
        </w:rPr>
        <w:t xml:space="preserve">nclusive </w:t>
      </w:r>
      <w:r w:rsidR="00E71927" w:rsidRPr="205B5BD0">
        <w:rPr>
          <w:b/>
          <w:i/>
        </w:rPr>
        <w:t>E</w:t>
      </w:r>
      <w:r w:rsidRPr="205B5BD0">
        <w:rPr>
          <w:b/>
          <w:i/>
        </w:rPr>
        <w:t xml:space="preserve">nvironments for STEM </w:t>
      </w:r>
      <w:r w:rsidR="00E71927" w:rsidRPr="205B5BD0">
        <w:rPr>
          <w:b/>
          <w:i/>
        </w:rPr>
        <w:t>E</w:t>
      </w:r>
      <w:r w:rsidRPr="205B5BD0">
        <w:rPr>
          <w:b/>
          <w:i/>
        </w:rPr>
        <w:t>ducatio</w:t>
      </w:r>
      <w:r w:rsidR="00E71927" w:rsidRPr="205B5BD0">
        <w:rPr>
          <w:b/>
          <w:i/>
        </w:rPr>
        <w:t>n</w:t>
      </w:r>
    </w:p>
    <w:p w14:paraId="66D6FC6A" w14:textId="33640997" w:rsidR="00556851" w:rsidRPr="00344661" w:rsidRDefault="00082944" w:rsidP="000D59A5">
      <w:pPr>
        <w:pStyle w:val="BodyText"/>
        <w:spacing w:after="0" w:line="240" w:lineRule="auto"/>
        <w:ind w:firstLine="0"/>
        <w:contextualSpacing/>
      </w:pPr>
      <w:r>
        <w:t>The USG supports e</w:t>
      </w:r>
      <w:r w:rsidR="00BD768D" w:rsidRPr="00344661">
        <w:t xml:space="preserve">fforts to </w:t>
      </w:r>
      <w:r>
        <w:t>develop</w:t>
      </w:r>
      <w:r w:rsidRPr="00344661">
        <w:t xml:space="preserve"> </w:t>
      </w:r>
      <w:r w:rsidR="00BD768D" w:rsidRPr="00344661">
        <w:t>policies and programs that strengthen</w:t>
      </w:r>
      <w:r w:rsidR="00556851" w:rsidRPr="00344661">
        <w:t xml:space="preserve"> understand</w:t>
      </w:r>
      <w:r>
        <w:t xml:space="preserve">ing of </w:t>
      </w:r>
      <w:r w:rsidR="00556851" w:rsidRPr="00344661">
        <w:t>the social, academic, and logistical barriers that hinder the entrance of students from underrepresented groups into STEM careers and create initiatives and programs that directly address these barriers.</w:t>
      </w:r>
      <w:r w:rsidR="00556851" w:rsidRPr="00344661">
        <w:rPr>
          <w:rStyle w:val="FootnoteReference"/>
        </w:rPr>
        <w:footnoteReference w:id="25"/>
      </w:r>
      <w:r w:rsidR="00556851" w:rsidRPr="00344661">
        <w:t xml:space="preserve"> </w:t>
      </w:r>
      <w:r>
        <w:t xml:space="preserve">Federal agencies throughout the USG are </w:t>
      </w:r>
      <w:r w:rsidR="00A566C0">
        <w:t xml:space="preserve">furthermore </w:t>
      </w:r>
      <w:r>
        <w:t>dedicated to</w:t>
      </w:r>
      <w:r w:rsidRPr="00344661">
        <w:t xml:space="preserve"> </w:t>
      </w:r>
      <w:r w:rsidR="00556851" w:rsidRPr="00344661">
        <w:t>ensur</w:t>
      </w:r>
      <w:r>
        <w:t>ing a</w:t>
      </w:r>
      <w:r w:rsidR="00556851" w:rsidRPr="00344661">
        <w:t xml:space="preserve"> safe and inclusive environment for </w:t>
      </w:r>
      <w:proofErr w:type="gramStart"/>
      <w:r w:rsidR="00556851" w:rsidRPr="00344661">
        <w:t>federally-funded</w:t>
      </w:r>
      <w:proofErr w:type="gramEnd"/>
      <w:r w:rsidR="00556851" w:rsidRPr="00344661">
        <w:t xml:space="preserve"> research activities.  </w:t>
      </w:r>
    </w:p>
    <w:p w14:paraId="7DEB33BA" w14:textId="77777777" w:rsidR="00E71927" w:rsidRPr="00344661" w:rsidRDefault="00E71927" w:rsidP="000D59A5">
      <w:pPr>
        <w:pStyle w:val="BodyText"/>
        <w:spacing w:after="0" w:line="240" w:lineRule="auto"/>
        <w:ind w:firstLine="0"/>
        <w:contextualSpacing/>
      </w:pPr>
    </w:p>
    <w:p w14:paraId="5066D5ED" w14:textId="439F9FAE" w:rsidR="00E71927" w:rsidRPr="00F62DF2" w:rsidRDefault="00452267" w:rsidP="000D59A5">
      <w:pPr>
        <w:pStyle w:val="BodyText"/>
        <w:spacing w:after="0" w:line="240" w:lineRule="auto"/>
        <w:ind w:firstLine="0"/>
        <w:contextualSpacing/>
        <w:rPr>
          <w:b/>
        </w:rPr>
      </w:pPr>
      <w:r w:rsidRPr="00FA71BC">
        <w:rPr>
          <w:b/>
          <w:i/>
        </w:rPr>
        <w:t xml:space="preserve">Build </w:t>
      </w:r>
      <w:r w:rsidR="00E71927" w:rsidRPr="00FA71BC">
        <w:rPr>
          <w:b/>
          <w:i/>
        </w:rPr>
        <w:t>C</w:t>
      </w:r>
      <w:r w:rsidRPr="205B5BD0">
        <w:rPr>
          <w:b/>
          <w:i/>
        </w:rPr>
        <w:t xml:space="preserve">ompetitive </w:t>
      </w:r>
      <w:r w:rsidR="00E71927" w:rsidRPr="205B5BD0">
        <w:rPr>
          <w:b/>
          <w:i/>
        </w:rPr>
        <w:t>Re</w:t>
      </w:r>
      <w:r w:rsidRPr="205B5BD0">
        <w:rPr>
          <w:b/>
          <w:i/>
        </w:rPr>
        <w:t xml:space="preserve">cruitment and </w:t>
      </w:r>
      <w:r w:rsidR="00E71927" w:rsidRPr="205B5BD0">
        <w:rPr>
          <w:b/>
          <w:i/>
        </w:rPr>
        <w:t>R</w:t>
      </w:r>
      <w:r w:rsidRPr="205B5BD0">
        <w:rPr>
          <w:b/>
          <w:i/>
        </w:rPr>
        <w:t xml:space="preserve">etention </w:t>
      </w:r>
      <w:r w:rsidR="00E71927" w:rsidRPr="205B5BD0">
        <w:rPr>
          <w:b/>
          <w:i/>
        </w:rPr>
        <w:t>P</w:t>
      </w:r>
      <w:r w:rsidRPr="205B5BD0">
        <w:rPr>
          <w:b/>
          <w:i/>
        </w:rPr>
        <w:t xml:space="preserve">ackages for the STEM </w:t>
      </w:r>
      <w:r w:rsidR="00E71927" w:rsidRPr="205B5BD0">
        <w:rPr>
          <w:b/>
          <w:i/>
        </w:rPr>
        <w:t>W</w:t>
      </w:r>
      <w:r w:rsidRPr="205B5BD0">
        <w:rPr>
          <w:b/>
          <w:i/>
        </w:rPr>
        <w:t>orkforce</w:t>
      </w:r>
    </w:p>
    <w:p w14:paraId="6748279A" w14:textId="1FD0BAC0" w:rsidR="00452267" w:rsidRPr="00344661" w:rsidRDefault="511D1B2A" w:rsidP="000D59A5">
      <w:pPr>
        <w:pStyle w:val="BodyText"/>
        <w:spacing w:after="0" w:line="240" w:lineRule="auto"/>
        <w:ind w:firstLine="0"/>
        <w:contextualSpacing/>
      </w:pPr>
      <w:r w:rsidRPr="00344661">
        <w:t xml:space="preserve">The U.S. government </w:t>
      </w:r>
      <w:r w:rsidR="00A566C0">
        <w:t>seeks</w:t>
      </w:r>
      <w:r w:rsidR="5189B2C6" w:rsidRPr="00344661">
        <w:t xml:space="preserve"> </w:t>
      </w:r>
      <w:r w:rsidR="00452267" w:rsidRPr="00344661">
        <w:t>opportunit</w:t>
      </w:r>
      <w:r w:rsidR="5189B2C6" w:rsidRPr="00344661">
        <w:t>ies</w:t>
      </w:r>
      <w:r w:rsidR="00452267" w:rsidRPr="00344661">
        <w:t xml:space="preserve"> to explore recruitment initiatives and programs that are inclusive of STEM talent from underrepresented groups. While competition with industry remains a barrier for recruiting STEM talent into the Federal workforce, </w:t>
      </w:r>
      <w:r w:rsidR="000D48F1">
        <w:t xml:space="preserve">the United States government </w:t>
      </w:r>
      <w:r w:rsidR="00A566C0">
        <w:t>looks</w:t>
      </w:r>
      <w:r w:rsidR="000D48F1">
        <w:t xml:space="preserve"> to</w:t>
      </w:r>
      <w:r w:rsidR="00452267" w:rsidRPr="00344661">
        <w:t xml:space="preserve"> take proactive measures, such as performing continuous assessments of the effectiveness of recruitment and retention policies, developing partnerships with academic institutions and organizations that supply STEM talent, and broadening their outreach efforts to reach a </w:t>
      </w:r>
      <w:r w:rsidR="00577F25">
        <w:t>wider</w:t>
      </w:r>
      <w:r w:rsidR="00577F25" w:rsidRPr="00344661">
        <w:t xml:space="preserve"> </w:t>
      </w:r>
      <w:r w:rsidR="00452267" w:rsidRPr="00344661">
        <w:t>pool of STEM workers.</w:t>
      </w:r>
    </w:p>
    <w:p w14:paraId="239F8B8E" w14:textId="77777777" w:rsidR="00E71927" w:rsidRPr="00344661" w:rsidRDefault="00E71927" w:rsidP="000D59A5">
      <w:pPr>
        <w:pStyle w:val="BodyText"/>
        <w:spacing w:after="0" w:line="240" w:lineRule="auto"/>
        <w:ind w:firstLine="0"/>
        <w:contextualSpacing/>
        <w:rPr>
          <w:i/>
        </w:rPr>
      </w:pPr>
    </w:p>
    <w:p w14:paraId="1C6752A7" w14:textId="5A723E65" w:rsidR="00E71927" w:rsidRPr="00F62DF2" w:rsidRDefault="00452267" w:rsidP="000D59A5">
      <w:pPr>
        <w:pStyle w:val="BodyText"/>
        <w:spacing w:after="0" w:line="240" w:lineRule="auto"/>
        <w:ind w:firstLine="0"/>
        <w:contextualSpacing/>
        <w:rPr>
          <w:b/>
        </w:rPr>
      </w:pPr>
      <w:r w:rsidRPr="00FA71BC">
        <w:rPr>
          <w:b/>
          <w:i/>
        </w:rPr>
        <w:t xml:space="preserve">Expand </w:t>
      </w:r>
      <w:r w:rsidR="00E71927" w:rsidRPr="00FA71BC">
        <w:rPr>
          <w:b/>
          <w:i/>
        </w:rPr>
        <w:t xml:space="preserve">DEIA Efforts </w:t>
      </w:r>
      <w:r w:rsidRPr="205B5BD0">
        <w:rPr>
          <w:b/>
          <w:i/>
        </w:rPr>
        <w:t>in the STEM Workforce</w:t>
      </w:r>
    </w:p>
    <w:p w14:paraId="56242393" w14:textId="77F7E1F9" w:rsidR="00452267" w:rsidRPr="00344661" w:rsidRDefault="00A566C0" w:rsidP="000D59A5">
      <w:pPr>
        <w:pStyle w:val="BodyText"/>
        <w:spacing w:after="0" w:line="240" w:lineRule="auto"/>
        <w:ind w:firstLine="0"/>
        <w:contextualSpacing/>
      </w:pPr>
      <w:r>
        <w:t xml:space="preserve">Robust implementation of </w:t>
      </w:r>
      <w:r w:rsidR="0029632A">
        <w:t xml:space="preserve">DEIA initiatives </w:t>
      </w:r>
      <w:r w:rsidR="00BC42C3">
        <w:t xml:space="preserve">in the STEM workforce </w:t>
      </w:r>
      <w:r w:rsidR="00001D86">
        <w:t xml:space="preserve">is </w:t>
      </w:r>
      <w:r w:rsidR="00825A05">
        <w:t>a</w:t>
      </w:r>
      <w:r w:rsidR="009F5E41">
        <w:t xml:space="preserve"> </w:t>
      </w:r>
      <w:r w:rsidR="0029632A">
        <w:t>priority</w:t>
      </w:r>
      <w:r>
        <w:t xml:space="preserve"> of the United States government</w:t>
      </w:r>
      <w:r w:rsidR="0029632A">
        <w:t xml:space="preserve">. </w:t>
      </w:r>
      <w:r w:rsidR="00452267" w:rsidRPr="00344661">
        <w:t>While the proportion of the U.S. STEM workforce compared to the total workforce has increased since 2011,</w:t>
      </w:r>
      <w:r w:rsidR="00452267" w:rsidRPr="00344661">
        <w:rPr>
          <w:rStyle w:val="FootnoteReference"/>
        </w:rPr>
        <w:footnoteReference w:id="26"/>
      </w:r>
      <w:r w:rsidR="00452267" w:rsidRPr="00344661">
        <w:t xml:space="preserve"> the labor market benefits are unevenly distributed across region, sex, race and ethnicity.</w:t>
      </w:r>
      <w:r w:rsidR="00452267" w:rsidRPr="00344661">
        <w:rPr>
          <w:rStyle w:val="FootnoteReference"/>
        </w:rPr>
        <w:footnoteReference w:id="27"/>
      </w:r>
      <w:r w:rsidR="00452267" w:rsidRPr="00344661">
        <w:t xml:space="preserve"> Within the last decade, the number of women</w:t>
      </w:r>
      <w:r w:rsidR="00577F25">
        <w:t xml:space="preserve"> and individuals of</w:t>
      </w:r>
      <w:r w:rsidR="00452267" w:rsidRPr="00344661">
        <w:t xml:space="preserve"> Black, Hispanic, American Indian, and Alaska Native</w:t>
      </w:r>
      <w:r w:rsidR="00577F25">
        <w:t xml:space="preserve"> descent</w:t>
      </w:r>
      <w:r w:rsidR="00452267" w:rsidRPr="00344661">
        <w:t xml:space="preserve"> who work in STEM has increased, though these groups, as well as those with disabilities, remain underrepresented in STEM when compared to the general U.S. population.</w:t>
      </w:r>
      <w:r w:rsidR="00452267" w:rsidRPr="00344661">
        <w:rPr>
          <w:rStyle w:val="FootnoteReference"/>
        </w:rPr>
        <w:footnoteReference w:id="28"/>
      </w:r>
      <w:r w:rsidR="00452267" w:rsidRPr="00344661">
        <w:t xml:space="preserve"> Limited diversity within the STEM workforce represents a challenge to the innovation capacity of the Federal research enterprise.</w:t>
      </w:r>
      <w:r w:rsidR="00452267" w:rsidRPr="00344661">
        <w:rPr>
          <w:rStyle w:val="FootnoteReference"/>
        </w:rPr>
        <w:footnoteReference w:id="29"/>
      </w:r>
    </w:p>
    <w:p w14:paraId="0CF9ABB7" w14:textId="77777777" w:rsidR="00E03B39" w:rsidRPr="00344661" w:rsidRDefault="00E03B39" w:rsidP="000D59A5">
      <w:pPr>
        <w:spacing w:after="0" w:line="240" w:lineRule="auto"/>
        <w:contextualSpacing/>
        <w:rPr>
          <w:rFonts w:ascii="Times New Roman" w:hAnsi="Times New Roman" w:cs="Times New Roman"/>
          <w:sz w:val="24"/>
          <w:szCs w:val="24"/>
        </w:rPr>
      </w:pPr>
    </w:p>
    <w:p w14:paraId="66982BF3" w14:textId="64CC522C" w:rsidR="000D256C" w:rsidRDefault="00AB6100">
      <w:pPr>
        <w:spacing w:after="0" w:line="240" w:lineRule="auto"/>
        <w:contextualSpacing/>
        <w:rPr>
          <w:rFonts w:ascii="Times New Roman" w:hAnsi="Times New Roman" w:cs="Times New Roman"/>
          <w:b/>
          <w:bCs/>
          <w:sz w:val="24"/>
          <w:szCs w:val="24"/>
        </w:rPr>
      </w:pPr>
      <w:r w:rsidRPr="00344661">
        <w:rPr>
          <w:rFonts w:ascii="Times New Roman" w:hAnsi="Times New Roman" w:cs="Times New Roman"/>
          <w:b/>
          <w:bCs/>
          <w:sz w:val="24"/>
          <w:szCs w:val="24"/>
        </w:rPr>
        <w:t xml:space="preserve">U.S. Leadership in Global Science and Technology </w:t>
      </w:r>
      <w:r w:rsidR="004901E2">
        <w:rPr>
          <w:rFonts w:ascii="Times New Roman" w:hAnsi="Times New Roman" w:cs="Times New Roman"/>
          <w:b/>
          <w:bCs/>
          <w:sz w:val="24"/>
          <w:szCs w:val="24"/>
        </w:rPr>
        <w:t xml:space="preserve">(S&amp;T) </w:t>
      </w:r>
      <w:r w:rsidRPr="00344661">
        <w:rPr>
          <w:rFonts w:ascii="Times New Roman" w:hAnsi="Times New Roman" w:cs="Times New Roman"/>
          <w:b/>
          <w:bCs/>
          <w:sz w:val="24"/>
          <w:szCs w:val="24"/>
        </w:rPr>
        <w:t>Advancement</w:t>
      </w:r>
    </w:p>
    <w:p w14:paraId="08BDB7E2" w14:textId="4EA7CC1B" w:rsidR="004901E2" w:rsidRPr="003020A4" w:rsidRDefault="004901E2" w:rsidP="000D59A5">
      <w:pPr>
        <w:pStyle w:val="BodyText"/>
        <w:spacing w:after="0"/>
        <w:ind w:firstLine="0"/>
      </w:pPr>
      <w:r>
        <w:t xml:space="preserve">In this era of enhanced access to data and information, increasing competition for technically skilled workers and resources, and expanding environmental, societal, and national security challenges, international collaboration and coordination have become critical for U.S. science and technology innovation. For many decades, the United States has been recognized as a leader in the global S&amp;T enterprise, a position that allows the </w:t>
      </w:r>
      <w:r w:rsidR="009F5E41">
        <w:t>United States</w:t>
      </w:r>
      <w:r>
        <w:t xml:space="preserve"> to collaborate </w:t>
      </w:r>
      <w:r w:rsidR="009F5E41">
        <w:t xml:space="preserve">globally </w:t>
      </w:r>
      <w:r>
        <w:t xml:space="preserve">to maximize innovation and economic growth, influence global standards and regulations, promote sustainable and responsible </w:t>
      </w:r>
      <w:r w:rsidR="00D251BA">
        <w:t>R&amp;D</w:t>
      </w:r>
      <w:r>
        <w:t xml:space="preserve">, and foster global democratic values. </w:t>
      </w:r>
      <w:r w:rsidRPr="00B969B2">
        <w:t xml:space="preserve">The CHIPS and Science Act directs OSTP to </w:t>
      </w:r>
      <w:r w:rsidRPr="00B969B2">
        <w:rPr>
          <w:i/>
        </w:rPr>
        <w:t>assess the global competition in S&amp;T and identify potential threats to the leadership of the United States in S&amp;T and opportunities for international collaboration</w:t>
      </w:r>
      <w:r w:rsidRPr="00B969B2">
        <w:t>.</w:t>
      </w:r>
      <w:r w:rsidRPr="00B969B2">
        <w:rPr>
          <w:rStyle w:val="FootnoteReference"/>
        </w:rPr>
        <w:footnoteReference w:id="30"/>
      </w:r>
      <w:r w:rsidRPr="00B969B2">
        <w:t xml:space="preserve"> The response is presented in 3 parts: competition, threats, and collaborations.</w:t>
      </w:r>
    </w:p>
    <w:p w14:paraId="31606C89" w14:textId="77777777" w:rsidR="004901E2" w:rsidRPr="00FA71BC" w:rsidRDefault="004901E2" w:rsidP="000D59A5">
      <w:pPr>
        <w:spacing w:after="0" w:line="240" w:lineRule="auto"/>
        <w:contextualSpacing/>
        <w:rPr>
          <w:rFonts w:ascii="Times New Roman" w:hAnsi="Times New Roman" w:cs="Times New Roman"/>
          <w:b/>
          <w:sz w:val="24"/>
          <w:szCs w:val="24"/>
        </w:rPr>
      </w:pPr>
    </w:p>
    <w:p w14:paraId="0036D2E7" w14:textId="2C9506C1" w:rsidR="00E03B39" w:rsidRDefault="00E03B39">
      <w:pPr>
        <w:spacing w:after="0" w:line="240" w:lineRule="auto"/>
        <w:contextualSpacing/>
        <w:rPr>
          <w:rFonts w:ascii="Times New Roman" w:hAnsi="Times New Roman" w:cs="Times New Roman"/>
          <w:i/>
          <w:iCs/>
          <w:sz w:val="24"/>
          <w:szCs w:val="24"/>
        </w:rPr>
      </w:pPr>
      <w:r w:rsidRPr="00344661">
        <w:rPr>
          <w:rFonts w:ascii="Times New Roman" w:hAnsi="Times New Roman" w:cs="Times New Roman"/>
          <w:i/>
          <w:iCs/>
          <w:sz w:val="24"/>
          <w:szCs w:val="24"/>
        </w:rPr>
        <w:t>Global Competition in Science and Technology</w:t>
      </w:r>
      <w:r w:rsidR="004901E2">
        <w:rPr>
          <w:rFonts w:ascii="Times New Roman" w:hAnsi="Times New Roman" w:cs="Times New Roman"/>
          <w:i/>
          <w:iCs/>
          <w:sz w:val="24"/>
          <w:szCs w:val="24"/>
        </w:rPr>
        <w:t xml:space="preserve"> </w:t>
      </w:r>
    </w:p>
    <w:p w14:paraId="32564DFF" w14:textId="164E0F84" w:rsidR="004901E2" w:rsidRDefault="004901E2" w:rsidP="004901E2">
      <w:pPr>
        <w:pStyle w:val="BodyText"/>
        <w:spacing w:after="0"/>
        <w:ind w:left="3" w:firstLine="0"/>
      </w:pPr>
      <w:r w:rsidRPr="004901E2">
        <w:t xml:space="preserve">The global S&amp;T enterprise encompasses a vast array of domestic and international competition and collaboration activities, including scientific research, technology innovation, and other components of the R&amp;D continuum at large. The </w:t>
      </w:r>
      <w:r w:rsidR="009F5E41">
        <w:t>United States</w:t>
      </w:r>
      <w:r w:rsidRPr="004901E2">
        <w:t xml:space="preserve"> is an integral player in the global S&amp;T landscape, with the largest </w:t>
      </w:r>
      <w:r w:rsidR="00D251BA">
        <w:t>R&amp;D</w:t>
      </w:r>
      <w:r w:rsidRPr="004901E2">
        <w:t xml:space="preserve"> expenditures of any country. According to the 2022 NSF Indicators report, the United States had the largest </w:t>
      </w:r>
      <w:r w:rsidR="00D251BA">
        <w:t>R&amp;D</w:t>
      </w:r>
      <w:r w:rsidRPr="004901E2">
        <w:t xml:space="preserve"> expenditures of all countries assessed in 2019, the last year for which data are available.</w:t>
      </w:r>
      <w:r w:rsidRPr="004901E2">
        <w:rPr>
          <w:rStyle w:val="FootnoteReference"/>
        </w:rPr>
        <w:footnoteReference w:id="31"/>
      </w:r>
      <w:r w:rsidRPr="004901E2">
        <w:t xml:space="preserve"> Using </w:t>
      </w:r>
      <w:r w:rsidR="00D251BA">
        <w:t>R&amp;D</w:t>
      </w:r>
      <w:r w:rsidRPr="004901E2">
        <w:t xml:space="preserve"> expenditures as a proxy for global leadership, in 2019, the United States and the People’s Republic of China (PRC) had the largest percentages of the $2.4 trillion global </w:t>
      </w:r>
      <w:r w:rsidR="00D251BA">
        <w:t>R&amp;D</w:t>
      </w:r>
      <w:r w:rsidRPr="004901E2">
        <w:t xml:space="preserve"> expenditures, at 27% ($685 billion) and 22% ($526 billion), respectively. All other nations in the report have substantially lower </w:t>
      </w:r>
      <w:r w:rsidR="00D251BA">
        <w:t>R&amp;D</w:t>
      </w:r>
      <w:r w:rsidRPr="004901E2">
        <w:t xml:space="preserve"> investments with none measuring higher than 7% (Japan, $173 billion). </w:t>
      </w:r>
    </w:p>
    <w:p w14:paraId="3D8342C7" w14:textId="77777777" w:rsidR="004901E2" w:rsidRPr="004901E2" w:rsidRDefault="004901E2" w:rsidP="000D59A5">
      <w:pPr>
        <w:pStyle w:val="BodyText"/>
        <w:spacing w:after="0"/>
        <w:ind w:left="3" w:firstLine="0"/>
      </w:pPr>
    </w:p>
    <w:p w14:paraId="21A42CC5" w14:textId="5E336E89" w:rsidR="004901E2" w:rsidRDefault="004901E2" w:rsidP="004901E2">
      <w:pPr>
        <w:spacing w:after="0" w:line="240" w:lineRule="auto"/>
        <w:contextualSpacing/>
        <w:rPr>
          <w:rFonts w:ascii="Times New Roman" w:hAnsi="Times New Roman" w:cs="Times New Roman"/>
          <w:sz w:val="24"/>
          <w:szCs w:val="24"/>
        </w:rPr>
      </w:pPr>
      <w:r w:rsidRPr="000D59A5">
        <w:rPr>
          <w:rFonts w:ascii="Times New Roman" w:hAnsi="Times New Roman" w:cs="Times New Roman"/>
          <w:sz w:val="24"/>
          <w:szCs w:val="24"/>
        </w:rPr>
        <w:t xml:space="preserve">Although the United States had the largest 2019 global </w:t>
      </w:r>
      <w:r w:rsidR="00D251BA">
        <w:rPr>
          <w:rFonts w:ascii="Times New Roman" w:hAnsi="Times New Roman" w:cs="Times New Roman"/>
          <w:sz w:val="24"/>
          <w:szCs w:val="24"/>
        </w:rPr>
        <w:t>R&amp;D</w:t>
      </w:r>
      <w:r w:rsidRPr="000D59A5">
        <w:rPr>
          <w:rFonts w:ascii="Times New Roman" w:hAnsi="Times New Roman" w:cs="Times New Roman"/>
          <w:sz w:val="24"/>
          <w:szCs w:val="24"/>
        </w:rPr>
        <w:t xml:space="preserve"> expenditure, the growth of U.S. </w:t>
      </w:r>
      <w:r w:rsidR="00D251BA">
        <w:rPr>
          <w:rFonts w:ascii="Times New Roman" w:hAnsi="Times New Roman" w:cs="Times New Roman"/>
          <w:sz w:val="24"/>
          <w:szCs w:val="24"/>
        </w:rPr>
        <w:t>R&amp;D</w:t>
      </w:r>
      <w:r w:rsidRPr="000D59A5">
        <w:rPr>
          <w:rFonts w:ascii="Times New Roman" w:hAnsi="Times New Roman" w:cs="Times New Roman"/>
          <w:sz w:val="24"/>
          <w:szCs w:val="24"/>
        </w:rPr>
        <w:t xml:space="preserve"> investment has slowed, enabling other countries to reach or surpass U.S. leadership in key advanced technologies.</w:t>
      </w:r>
      <w:r w:rsidRPr="000D59A5">
        <w:rPr>
          <w:rStyle w:val="FootnoteReference"/>
          <w:rFonts w:ascii="Times New Roman" w:hAnsi="Times New Roman" w:cs="Times New Roman"/>
          <w:szCs w:val="24"/>
        </w:rPr>
        <w:footnoteReference w:id="32"/>
      </w:r>
      <w:r w:rsidRPr="000D59A5">
        <w:rPr>
          <w:rFonts w:ascii="Times New Roman" w:hAnsi="Times New Roman" w:cs="Times New Roman"/>
          <w:sz w:val="24"/>
          <w:szCs w:val="24"/>
        </w:rPr>
        <w:t xml:space="preserve"> U.S. leadership in key technologies has also been challenged by the PRC in recent years, and by some measures, the PRC has outpaced, or is on track to outpace, the United States in the near term.</w:t>
      </w:r>
      <w:r w:rsidRPr="000D59A5">
        <w:rPr>
          <w:rStyle w:val="FootnoteReference"/>
          <w:rFonts w:ascii="Times New Roman" w:hAnsi="Times New Roman" w:cs="Times New Roman"/>
          <w:szCs w:val="24"/>
        </w:rPr>
        <w:footnoteReference w:id="33"/>
      </w:r>
      <w:r w:rsidRPr="000D59A5">
        <w:rPr>
          <w:rFonts w:ascii="Times New Roman" w:hAnsi="Times New Roman" w:cs="Times New Roman"/>
          <w:sz w:val="24"/>
          <w:szCs w:val="24"/>
        </w:rPr>
        <w:t xml:space="preserve"> The United States needs to maintain awareness of threats to S&amp;T leadership to continue its leadership and further establish a cutting-edge S&amp;T enterprise with sustained </w:t>
      </w:r>
      <w:r w:rsidR="00D251BA">
        <w:rPr>
          <w:rFonts w:ascii="Times New Roman" w:hAnsi="Times New Roman" w:cs="Times New Roman"/>
          <w:sz w:val="24"/>
          <w:szCs w:val="24"/>
        </w:rPr>
        <w:t>R&amp;D</w:t>
      </w:r>
      <w:r w:rsidRPr="000D59A5">
        <w:rPr>
          <w:rFonts w:ascii="Times New Roman" w:hAnsi="Times New Roman" w:cs="Times New Roman"/>
          <w:sz w:val="24"/>
          <w:szCs w:val="24"/>
        </w:rPr>
        <w:t xml:space="preserve"> investment and infrastructure.</w:t>
      </w:r>
    </w:p>
    <w:p w14:paraId="76245D60" w14:textId="77777777" w:rsidR="0023791E" w:rsidRDefault="0023791E" w:rsidP="004901E2">
      <w:pPr>
        <w:spacing w:after="0" w:line="240" w:lineRule="auto"/>
        <w:contextualSpacing/>
        <w:rPr>
          <w:rFonts w:ascii="Times New Roman" w:hAnsi="Times New Roman" w:cs="Times New Roman"/>
          <w:sz w:val="24"/>
          <w:szCs w:val="24"/>
        </w:rPr>
      </w:pPr>
    </w:p>
    <w:p w14:paraId="5A24CFBF" w14:textId="5142A807" w:rsidR="0023791E" w:rsidRDefault="0023791E" w:rsidP="004901E2">
      <w:pPr>
        <w:spacing w:after="0" w:line="240" w:lineRule="auto"/>
        <w:contextualSpacing/>
        <w:rPr>
          <w:rFonts w:ascii="Times New Roman" w:hAnsi="Times New Roman" w:cs="Times New Roman"/>
          <w:sz w:val="24"/>
          <w:szCs w:val="24"/>
        </w:rPr>
      </w:pPr>
      <w:r w:rsidRPr="000D59A5">
        <w:rPr>
          <w:rFonts w:ascii="Times New Roman" w:hAnsi="Times New Roman" w:cs="Times New Roman"/>
          <w:sz w:val="24"/>
          <w:szCs w:val="24"/>
        </w:rPr>
        <w:t xml:space="preserve">The National Science and Technology Council’s (NSTC) Subcommittee on International Science and Technology Coordination (ISTC) identified in their 2022 Biennial Report to Congress on International Science &amp; Technology Cooperation </w:t>
      </w:r>
      <w:proofErr w:type="gramStart"/>
      <w:r w:rsidRPr="000D59A5">
        <w:rPr>
          <w:rFonts w:ascii="Times New Roman" w:hAnsi="Times New Roman" w:cs="Times New Roman"/>
          <w:sz w:val="24"/>
          <w:szCs w:val="24"/>
        </w:rPr>
        <w:t>a number of</w:t>
      </w:r>
      <w:proofErr w:type="gramEnd"/>
      <w:r w:rsidRPr="000D59A5">
        <w:rPr>
          <w:rFonts w:ascii="Times New Roman" w:hAnsi="Times New Roman" w:cs="Times New Roman"/>
          <w:sz w:val="24"/>
          <w:szCs w:val="24"/>
        </w:rPr>
        <w:t xml:space="preserve"> considerations relevant this to report.</w:t>
      </w:r>
      <w:r w:rsidRPr="000D59A5">
        <w:rPr>
          <w:rStyle w:val="FootnoteReference"/>
          <w:rFonts w:ascii="Times New Roman" w:hAnsi="Times New Roman" w:cs="Times New Roman"/>
          <w:szCs w:val="24"/>
        </w:rPr>
        <w:footnoteReference w:id="34"/>
      </w:r>
      <w:r w:rsidRPr="000D59A5">
        <w:rPr>
          <w:rFonts w:ascii="Times New Roman" w:hAnsi="Times New Roman" w:cs="Times New Roman"/>
          <w:sz w:val="24"/>
          <w:szCs w:val="24"/>
        </w:rPr>
        <w:t xml:space="preserve"> It articulates 5 areas of excellence </w:t>
      </w:r>
      <w:r>
        <w:rPr>
          <w:rFonts w:ascii="Times New Roman" w:hAnsi="Times New Roman" w:cs="Times New Roman"/>
          <w:sz w:val="24"/>
          <w:szCs w:val="24"/>
        </w:rPr>
        <w:t xml:space="preserve">and seven gaps </w:t>
      </w:r>
      <w:r w:rsidRPr="000D59A5">
        <w:rPr>
          <w:rFonts w:ascii="Times New Roman" w:hAnsi="Times New Roman" w:cs="Times New Roman"/>
          <w:sz w:val="24"/>
          <w:szCs w:val="24"/>
        </w:rPr>
        <w:t xml:space="preserve">in the U.S. approach to international S&amp;T, </w:t>
      </w:r>
      <w:r>
        <w:rPr>
          <w:rFonts w:ascii="Times New Roman" w:hAnsi="Times New Roman" w:cs="Times New Roman"/>
          <w:sz w:val="24"/>
          <w:szCs w:val="24"/>
        </w:rPr>
        <w:t>as well as</w:t>
      </w:r>
      <w:r w:rsidRPr="000D59A5">
        <w:rPr>
          <w:rFonts w:ascii="Times New Roman" w:hAnsi="Times New Roman" w:cs="Times New Roman"/>
          <w:sz w:val="24"/>
          <w:szCs w:val="24"/>
        </w:rPr>
        <w:t xml:space="preserve"> 16 recommendations to keep the United States at the forefront of global S&amp;T leadership. The forthcoming 2024 NSTC ISTC Report will provide an update o</w:t>
      </w:r>
      <w:r>
        <w:rPr>
          <w:rFonts w:ascii="Times New Roman" w:hAnsi="Times New Roman" w:cs="Times New Roman"/>
          <w:sz w:val="24"/>
          <w:szCs w:val="24"/>
        </w:rPr>
        <w:t>n</w:t>
      </w:r>
      <w:r w:rsidRPr="000D59A5">
        <w:rPr>
          <w:rFonts w:ascii="Times New Roman" w:hAnsi="Times New Roman" w:cs="Times New Roman"/>
          <w:sz w:val="24"/>
          <w:szCs w:val="24"/>
        </w:rPr>
        <w:t xml:space="preserve"> progress and actions U.S. departments and agencies are taking to advance these recommendations.</w:t>
      </w:r>
    </w:p>
    <w:p w14:paraId="295FB39B" w14:textId="77777777" w:rsidR="004901E2" w:rsidRPr="004901E2" w:rsidRDefault="004901E2" w:rsidP="000D59A5">
      <w:pPr>
        <w:spacing w:after="0" w:line="240" w:lineRule="auto"/>
        <w:contextualSpacing/>
        <w:rPr>
          <w:rFonts w:ascii="Times New Roman" w:hAnsi="Times New Roman" w:cs="Times New Roman"/>
          <w:i/>
          <w:sz w:val="24"/>
          <w:szCs w:val="24"/>
        </w:rPr>
      </w:pPr>
    </w:p>
    <w:p w14:paraId="3EDA38C5" w14:textId="10DC7723" w:rsidR="000D256C" w:rsidRDefault="000D256C">
      <w:pPr>
        <w:spacing w:after="0" w:line="240" w:lineRule="auto"/>
        <w:contextualSpacing/>
        <w:rPr>
          <w:rFonts w:ascii="Times New Roman" w:hAnsi="Times New Roman" w:cs="Times New Roman"/>
          <w:i/>
          <w:iCs/>
          <w:sz w:val="24"/>
          <w:szCs w:val="24"/>
        </w:rPr>
      </w:pPr>
      <w:r w:rsidRPr="00344661">
        <w:rPr>
          <w:rFonts w:ascii="Times New Roman" w:hAnsi="Times New Roman" w:cs="Times New Roman"/>
          <w:i/>
          <w:iCs/>
          <w:sz w:val="24"/>
          <w:szCs w:val="24"/>
        </w:rPr>
        <w:t>Potential Threats to U.S. Leadership in Science and Technology</w:t>
      </w:r>
    </w:p>
    <w:p w14:paraId="62D2F57B" w14:textId="3305798C" w:rsidR="004901E2" w:rsidRDefault="004901E2" w:rsidP="000D59A5">
      <w:pPr>
        <w:pStyle w:val="BodyText-Next"/>
        <w:ind w:firstLine="0"/>
      </w:pPr>
      <w:r>
        <w:t>The United States currently leads the global innovation ecosystem for a range of S&amp;T areas, but several factors pose a threat to U.S. leadership, including technology and economic competition, monopolies, vulnerabilities in data and communication,</w:t>
      </w:r>
      <w:r w:rsidRPr="002C5747">
        <w:rPr>
          <w:rStyle w:val="FootnoteReference"/>
        </w:rPr>
        <w:t xml:space="preserve"> </w:t>
      </w:r>
      <w:r>
        <w:t>supply chain disruption</w:t>
      </w:r>
      <w:r w:rsidR="00A93C18">
        <w:t>s</w:t>
      </w:r>
      <w:r>
        <w:t>, climate change and extreme weather events, geopolitical conflict, and other sociopolitical factors. When responding to the questions in the quadrennial review, agencies</w:t>
      </w:r>
      <w:r w:rsidRPr="00614D60">
        <w:t xml:space="preserve"> noted economic threats from global competitors and the importance of investment </w:t>
      </w:r>
      <w:r>
        <w:t xml:space="preserve">and innovation </w:t>
      </w:r>
      <w:r w:rsidRPr="00614D60">
        <w:t>in space</w:t>
      </w:r>
      <w:r>
        <w:t xml:space="preserve"> systems</w:t>
      </w:r>
      <w:r w:rsidRPr="00614D60">
        <w:t>, critical and emerging technologies, energy technology</w:t>
      </w:r>
      <w:r>
        <w:t>, and</w:t>
      </w:r>
      <w:r w:rsidRPr="00614D60">
        <w:t xml:space="preserve"> secur</w:t>
      </w:r>
      <w:r>
        <w:t>ing</w:t>
      </w:r>
      <w:r w:rsidRPr="00614D60">
        <w:t xml:space="preserve"> the U.S. supply chain. </w:t>
      </w:r>
    </w:p>
    <w:p w14:paraId="5220677E" w14:textId="3ADB8986" w:rsidR="004901E2" w:rsidRDefault="004901E2" w:rsidP="000D59A5">
      <w:pPr>
        <w:pStyle w:val="BodyText-Next"/>
        <w:spacing w:before="240"/>
        <w:ind w:firstLine="0"/>
      </w:pPr>
      <w:r>
        <w:t>The PRC is the main competitor and threat to U.S. leadership across technology and manufacturing sectors, including semiconductors and chip technology, materials and critical minerals, and manufacturing for energy technologies and pharmaceuticals.</w:t>
      </w:r>
      <w:r>
        <w:rPr>
          <w:rStyle w:val="FootnoteReference"/>
        </w:rPr>
        <w:footnoteReference w:id="35"/>
      </w:r>
      <w:r>
        <w:t xml:space="preserve"> Critically, the PRC is poised to hold the largest share of semiconductor and chip manufacturing by 2030,</w:t>
      </w:r>
      <w:r>
        <w:rPr>
          <w:rStyle w:val="FootnoteReference"/>
        </w:rPr>
        <w:footnoteReference w:id="36"/>
      </w:r>
      <w:r>
        <w:t xml:space="preserve"> although substantial investments in semiconductor technology authorized in the CHIPS and Science Act are designed to offset this development. The PRC has strategic plans to advance its global leadership in additional emerging technologies,</w:t>
      </w:r>
      <w:r>
        <w:rPr>
          <w:rStyle w:val="FootnoteReference"/>
        </w:rPr>
        <w:footnoteReference w:id="37"/>
      </w:r>
      <w:r>
        <w:t xml:space="preserve"> and the Made in China 2025 strategy—the PRC’s technology roadmap—promotes Chinese leadership in 10 industrial sectors.</w:t>
      </w:r>
      <w:r>
        <w:rPr>
          <w:rStyle w:val="FootnoteReference"/>
        </w:rPr>
        <w:footnoteReference w:id="38"/>
      </w:r>
      <w:r>
        <w:t xml:space="preserve"> The PRC also </w:t>
      </w:r>
      <w:r w:rsidR="00A93C18">
        <w:t xml:space="preserve">plays </w:t>
      </w:r>
      <w:r>
        <w:t xml:space="preserve">a key role in the global supply chain, potentially using its position to manipulate supplies and materials for economic and political benefit. Additionally, the PRC’s continued </w:t>
      </w:r>
      <w:r w:rsidRPr="00A515C1">
        <w:t xml:space="preserve">technological cooperation with Russia </w:t>
      </w:r>
      <w:r>
        <w:t>provides an additional</w:t>
      </w:r>
      <w:r w:rsidRPr="00A515C1">
        <w:t xml:space="preserve"> challenge </w:t>
      </w:r>
      <w:r>
        <w:t xml:space="preserve">for </w:t>
      </w:r>
      <w:r w:rsidRPr="00A515C1">
        <w:t>U.S. leadership</w:t>
      </w:r>
      <w:r>
        <w:t>.</w:t>
      </w:r>
      <w:r>
        <w:rPr>
          <w:rStyle w:val="FootnoteReference"/>
        </w:rPr>
        <w:footnoteReference w:id="39"/>
      </w:r>
    </w:p>
    <w:p w14:paraId="402F379F" w14:textId="77777777" w:rsidR="004901E2" w:rsidRPr="004901E2" w:rsidRDefault="004901E2" w:rsidP="000D59A5">
      <w:pPr>
        <w:pStyle w:val="BodyText-Next"/>
        <w:ind w:firstLine="0"/>
      </w:pPr>
      <w:r>
        <w:t>Private companies,</w:t>
      </w:r>
      <w:r w:rsidRPr="00FB63F4">
        <w:t xml:space="preserve"> </w:t>
      </w:r>
      <w:r>
        <w:t>many of which are located in countries considered U.S. S&amp;T competitors, also endeavor to lead technological innovation through strategic investment, public-private partnerships with home nations, and increased overseas production.</w:t>
      </w:r>
      <w:r>
        <w:rPr>
          <w:rStyle w:val="FootnoteReference"/>
        </w:rPr>
        <w:footnoteReference w:id="40"/>
      </w:r>
      <w:r w:rsidRPr="00EA1E7F">
        <w:rPr>
          <w:vertAlign w:val="superscript"/>
        </w:rPr>
        <w:t>,</w:t>
      </w:r>
      <w:r>
        <w:rPr>
          <w:rStyle w:val="FootnoteReference"/>
        </w:rPr>
        <w:footnoteReference w:id="41"/>
      </w:r>
      <w:r>
        <w:rPr>
          <w:vertAlign w:val="superscript"/>
        </w:rPr>
        <w:t>,</w:t>
      </w:r>
      <w:r>
        <w:rPr>
          <w:rStyle w:val="FootnoteReference"/>
        </w:rPr>
        <w:footnoteReference w:id="42"/>
      </w:r>
      <w:r>
        <w:t xml:space="preserve"> Although beyond the scope of this report, environmental, health, and social effects of climate change, infectious diseases (including the lasting impact of the COVID-19 pandemic), migration, terrorism, and food and water insecurity play a role in the global S&amp;T hegemony and influence U.S. leadership now and in future years.</w:t>
      </w:r>
      <w:r>
        <w:rPr>
          <w:rStyle w:val="FootnoteReference"/>
        </w:rPr>
        <w:footnoteReference w:id="43"/>
      </w:r>
    </w:p>
    <w:p w14:paraId="74D3222C" w14:textId="221A80A4" w:rsidR="004901E2" w:rsidRPr="004901E2" w:rsidRDefault="004901E2" w:rsidP="004901E2">
      <w:pPr>
        <w:spacing w:after="0" w:line="240" w:lineRule="auto"/>
        <w:contextualSpacing/>
        <w:rPr>
          <w:rFonts w:ascii="Times New Roman" w:hAnsi="Times New Roman" w:cs="Times New Roman"/>
          <w:i/>
          <w:iCs/>
          <w:sz w:val="24"/>
          <w:szCs w:val="24"/>
        </w:rPr>
      </w:pPr>
    </w:p>
    <w:p w14:paraId="7D5D0CEE" w14:textId="77777777" w:rsidR="004901E2" w:rsidRPr="004901E2" w:rsidRDefault="004901E2" w:rsidP="000D59A5">
      <w:pPr>
        <w:spacing w:after="0" w:line="240" w:lineRule="auto"/>
        <w:contextualSpacing/>
        <w:rPr>
          <w:rFonts w:ascii="Times New Roman" w:hAnsi="Times New Roman" w:cs="Times New Roman"/>
          <w:i/>
          <w:sz w:val="24"/>
          <w:szCs w:val="24"/>
        </w:rPr>
      </w:pPr>
    </w:p>
    <w:p w14:paraId="21814710" w14:textId="297338AD" w:rsidR="000D256C" w:rsidRDefault="00E44D38">
      <w:pPr>
        <w:spacing w:after="0" w:line="240" w:lineRule="auto"/>
        <w:contextualSpacing/>
        <w:rPr>
          <w:rFonts w:ascii="Times New Roman" w:hAnsi="Times New Roman" w:cs="Times New Roman"/>
          <w:i/>
          <w:iCs/>
          <w:sz w:val="24"/>
          <w:szCs w:val="24"/>
        </w:rPr>
      </w:pPr>
      <w:r w:rsidRPr="00344661">
        <w:rPr>
          <w:rFonts w:ascii="Times New Roman" w:hAnsi="Times New Roman" w:cs="Times New Roman"/>
          <w:i/>
          <w:iCs/>
          <w:sz w:val="24"/>
          <w:szCs w:val="24"/>
        </w:rPr>
        <w:t>Opportunities for International Collaboration</w:t>
      </w:r>
    </w:p>
    <w:p w14:paraId="067863D9" w14:textId="29CDA558" w:rsidR="004901E2" w:rsidRDefault="004C4BA7" w:rsidP="000D59A5">
      <w:pPr>
        <w:pStyle w:val="BodyText-Next"/>
        <w:ind w:firstLine="0"/>
      </w:pPr>
      <w:r>
        <w:t>I</w:t>
      </w:r>
      <w:r w:rsidR="004901E2">
        <w:t>nternational collaboration advances S&amp;T by increasing access to resources that are otherwise unavailable domestically, while also aligning national security interests with democratic allies.</w:t>
      </w:r>
      <w:r w:rsidR="004901E2">
        <w:rPr>
          <w:rStyle w:val="FootnoteReference"/>
        </w:rPr>
        <w:footnoteReference w:id="44"/>
      </w:r>
      <w:r w:rsidR="004901E2">
        <w:t xml:space="preserve"> Opportunities for international S&amp;T collaboration can include established or new international research programs, partnerships between institutions of higher education or individuals, or private sector coordination such as subsidiaries and sub-contractors. International trade partnerships may also strengthen the impact of research collaborations. </w:t>
      </w:r>
    </w:p>
    <w:p w14:paraId="539B3899" w14:textId="6DC5D523" w:rsidR="004901E2" w:rsidRDefault="004901E2" w:rsidP="000D59A5">
      <w:pPr>
        <w:pStyle w:val="BodyText-Next"/>
        <w:ind w:firstLine="0"/>
      </w:pPr>
      <w:r>
        <w:t>The United States has committed significant effort towards increasing international collaboration to support advancement in S&amp;T. The U.S. Government fosters international S&amp;T collaboration primarily through its almost 60 bilateral agreements and over 2,000 other sub-agreements and multi-partner R&amp;D collaborations,</w:t>
      </w:r>
      <w:r>
        <w:rPr>
          <w:rStyle w:val="FootnoteReference"/>
        </w:rPr>
        <w:footnoteReference w:id="45"/>
      </w:r>
      <w:r>
        <w:t xml:space="preserve"> and has recently held bilateral meetings with </w:t>
      </w:r>
      <w:r w:rsidR="0023791E">
        <w:t xml:space="preserve">counterparts </w:t>
      </w:r>
      <w:r>
        <w:t>to expand our collaboration, including with Australia,</w:t>
      </w:r>
      <w:r>
        <w:rPr>
          <w:rStyle w:val="FootnoteReference"/>
        </w:rPr>
        <w:footnoteReference w:id="46"/>
      </w:r>
      <w:r>
        <w:t xml:space="preserve"> Canada,</w:t>
      </w:r>
      <w:r>
        <w:rPr>
          <w:rStyle w:val="FootnoteReference"/>
        </w:rPr>
        <w:footnoteReference w:id="47"/>
      </w:r>
      <w:r>
        <w:t xml:space="preserve"> European Union.</w:t>
      </w:r>
      <w:r>
        <w:rPr>
          <w:rStyle w:val="FootnoteReference"/>
        </w:rPr>
        <w:footnoteReference w:id="48"/>
      </w:r>
      <w:r w:rsidRPr="003E3676">
        <w:rPr>
          <w:vertAlign w:val="superscript"/>
        </w:rPr>
        <w:t>,</w:t>
      </w:r>
      <w:r>
        <w:rPr>
          <w:rStyle w:val="FootnoteReference"/>
        </w:rPr>
        <w:footnoteReference w:id="49"/>
      </w:r>
      <w:r>
        <w:rPr>
          <w:vertAlign w:val="superscript"/>
        </w:rPr>
        <w:t xml:space="preserve"> </w:t>
      </w:r>
      <w:r>
        <w:t>India,</w:t>
      </w:r>
      <w:r>
        <w:rPr>
          <w:rStyle w:val="FootnoteReference"/>
        </w:rPr>
        <w:footnoteReference w:id="50"/>
      </w:r>
      <w:r>
        <w:t xml:space="preserve"> Japan,</w:t>
      </w:r>
      <w:r>
        <w:rPr>
          <w:rStyle w:val="FootnoteReference"/>
        </w:rPr>
        <w:footnoteReference w:id="51"/>
      </w:r>
      <w:r w:rsidRPr="007A7E24">
        <w:rPr>
          <w:vertAlign w:val="superscript"/>
        </w:rPr>
        <w:t>,</w:t>
      </w:r>
      <w:r>
        <w:rPr>
          <w:rStyle w:val="FootnoteReference"/>
        </w:rPr>
        <w:footnoteReference w:id="52"/>
      </w:r>
      <w:r>
        <w:t xml:space="preserve"> the Republic of Korea,</w:t>
      </w:r>
      <w:r>
        <w:rPr>
          <w:rStyle w:val="FootnoteReference"/>
        </w:rPr>
        <w:footnoteReference w:id="53"/>
      </w:r>
      <w:r w:rsidRPr="007A7E24">
        <w:rPr>
          <w:vertAlign w:val="superscript"/>
        </w:rPr>
        <w:t>,</w:t>
      </w:r>
      <w:r>
        <w:rPr>
          <w:rStyle w:val="FootnoteReference"/>
        </w:rPr>
        <w:footnoteReference w:id="54"/>
      </w:r>
      <w:r>
        <w:t xml:space="preserve"> and the United Kingdom.</w:t>
      </w:r>
      <w:r>
        <w:rPr>
          <w:rStyle w:val="FootnoteReference"/>
        </w:rPr>
        <w:footnoteReference w:id="55"/>
      </w:r>
      <w:r>
        <w:t xml:space="preserve"> The United States also works to further S&amp;T collaboration through multilateral fora, including by re-joining UNESCO</w:t>
      </w:r>
      <w:r>
        <w:rPr>
          <w:rStyle w:val="FootnoteReference"/>
        </w:rPr>
        <w:footnoteReference w:id="56"/>
      </w:r>
      <w:r>
        <w:t>; it has made concerted efforts to support new efforts where appropriate, including the G20 Research and Innovation track</w:t>
      </w:r>
      <w:r>
        <w:rPr>
          <w:rStyle w:val="FootnoteReference"/>
        </w:rPr>
        <w:footnoteReference w:id="57"/>
      </w:r>
      <w:r>
        <w:t xml:space="preserve"> and the OECD Global Forum on Technology</w:t>
      </w:r>
      <w:r>
        <w:rPr>
          <w:rStyle w:val="FootnoteReference"/>
        </w:rPr>
        <w:footnoteReference w:id="58"/>
      </w:r>
      <w:r>
        <w:t>. Federal research agencies have also invested in funding U.S. researchers for international research projects, such as through the Quadrilateral Security Dialogue AI-ENGAGE</w:t>
      </w:r>
      <w:r>
        <w:rPr>
          <w:rStyle w:val="FootnoteReference"/>
        </w:rPr>
        <w:footnoteReference w:id="59"/>
      </w:r>
      <w:r>
        <w:t xml:space="preserve"> or the Office of International Science and Engineering’s (OISE) IMPRESS-U to support Ukrainian researchers.</w:t>
      </w:r>
      <w:r>
        <w:rPr>
          <w:rStyle w:val="FootnoteReference"/>
        </w:rPr>
        <w:footnoteReference w:id="60"/>
      </w:r>
      <w:r>
        <w:t xml:space="preserve"> Furthermore, the United States collaborates with international partners in numerous R&amp;D infrastructure projects, ranging from the International Space Station to the COVID-19 High-Performance Computing Consortium, to share costs, build international cooperation, and extend our scientific reach.</w:t>
      </w:r>
      <w:r>
        <w:rPr>
          <w:rStyle w:val="FootnoteReference"/>
        </w:rPr>
        <w:footnoteReference w:id="61"/>
      </w:r>
      <w:r>
        <w:t xml:space="preserve"> </w:t>
      </w:r>
    </w:p>
    <w:p w14:paraId="0EA6715E" w14:textId="2327B4BD" w:rsidR="0023791E" w:rsidRDefault="0023791E" w:rsidP="0023791E">
      <w:pPr>
        <w:spacing w:after="0" w:line="240" w:lineRule="auto"/>
        <w:contextualSpacing/>
        <w:rPr>
          <w:rFonts w:ascii="Times New Roman" w:hAnsi="Times New Roman" w:cs="Times New Roman"/>
          <w:sz w:val="24"/>
          <w:szCs w:val="24"/>
        </w:rPr>
      </w:pPr>
      <w:r w:rsidRPr="000D59A5">
        <w:rPr>
          <w:rFonts w:ascii="Times New Roman" w:hAnsi="Times New Roman" w:cs="Times New Roman"/>
          <w:sz w:val="24"/>
          <w:szCs w:val="24"/>
        </w:rPr>
        <w:t>Included in the 2022 NSTC ISTC report is an observation that existing Science and Technology Agreements (STAs) “may raise funding or bilateral engagement expectations that the United States is unable to fulfill.”</w:t>
      </w:r>
      <w:r w:rsidRPr="000D59A5">
        <w:rPr>
          <w:rStyle w:val="FootnoteReference"/>
          <w:rFonts w:ascii="Times New Roman" w:hAnsi="Times New Roman" w:cs="Times New Roman"/>
          <w:szCs w:val="24"/>
        </w:rPr>
        <w:footnoteReference w:id="62"/>
      </w:r>
      <w:r w:rsidRPr="000D59A5">
        <w:rPr>
          <w:rFonts w:ascii="Times New Roman" w:hAnsi="Times New Roman" w:cs="Times New Roman"/>
          <w:sz w:val="24"/>
          <w:szCs w:val="24"/>
        </w:rPr>
        <w:t xml:space="preserve"> That report also includes</w:t>
      </w:r>
      <w:r>
        <w:rPr>
          <w:rFonts w:ascii="Times New Roman" w:hAnsi="Times New Roman" w:cs="Times New Roman"/>
          <w:sz w:val="24"/>
          <w:szCs w:val="24"/>
        </w:rPr>
        <w:t xml:space="preserve"> -</w:t>
      </w:r>
      <w:r w:rsidRPr="000D59A5">
        <w:rPr>
          <w:rFonts w:ascii="Times New Roman" w:hAnsi="Times New Roman" w:cs="Times New Roman"/>
          <w:sz w:val="24"/>
          <w:szCs w:val="24"/>
        </w:rPr>
        <w:t xml:space="preserve"> among the aforementioned 16 recommendations</w:t>
      </w:r>
      <w:r>
        <w:rPr>
          <w:rFonts w:ascii="Times New Roman" w:hAnsi="Times New Roman" w:cs="Times New Roman"/>
          <w:sz w:val="24"/>
          <w:szCs w:val="24"/>
        </w:rPr>
        <w:t xml:space="preserve"> -</w:t>
      </w:r>
      <w:r w:rsidRPr="000D59A5">
        <w:rPr>
          <w:rFonts w:ascii="Times New Roman" w:hAnsi="Times New Roman" w:cs="Times New Roman"/>
          <w:sz w:val="24"/>
          <w:szCs w:val="24"/>
        </w:rPr>
        <w:t xml:space="preserve"> an area of opportunity for the United States to strengthen and increase international collaborations by supporting “data and facility access, scientific exchange, and visa or customs and border flexibilities for visitors from private sector and academic institutions in connection with STAs or related agreements.”</w:t>
      </w:r>
      <w:r w:rsidRPr="000D59A5">
        <w:rPr>
          <w:rStyle w:val="FootnoteReference"/>
          <w:rFonts w:ascii="Times New Roman" w:hAnsi="Times New Roman" w:cs="Times New Roman"/>
          <w:szCs w:val="24"/>
        </w:rPr>
        <w:footnoteReference w:id="63"/>
      </w:r>
    </w:p>
    <w:p w14:paraId="7E017B5C" w14:textId="77777777" w:rsidR="0023791E" w:rsidRDefault="0023791E" w:rsidP="000D59A5">
      <w:pPr>
        <w:pStyle w:val="BodyText-Next"/>
        <w:ind w:firstLine="0"/>
      </w:pPr>
    </w:p>
    <w:p w14:paraId="04D72B57" w14:textId="7AE35359" w:rsidR="004901E2" w:rsidRPr="004901E2" w:rsidRDefault="004901E2" w:rsidP="000D59A5">
      <w:pPr>
        <w:pStyle w:val="BodyText-Next"/>
        <w:ind w:firstLine="0"/>
        <w:rPr>
          <w:vertAlign w:val="superscript"/>
        </w:rPr>
      </w:pPr>
      <w:r>
        <w:t xml:space="preserve">In the academic sector, elite </w:t>
      </w:r>
      <w:r w:rsidR="0023791E">
        <w:t xml:space="preserve">U.S. </w:t>
      </w:r>
      <w:r>
        <w:t xml:space="preserve">universities are more likely to collaborate with international partners </w:t>
      </w:r>
      <w:r w:rsidRPr="004901E2">
        <w:t>at elite universities, and such collaboration is in turn more likely between countries with high pre-existing academic output.</w:t>
      </w:r>
      <w:r w:rsidRPr="004901E2">
        <w:rPr>
          <w:rStyle w:val="FootnoteReference"/>
        </w:rPr>
        <w:footnoteReference w:id="64"/>
      </w:r>
      <w:r w:rsidRPr="004901E2">
        <w:t xml:space="preserve"> Maintaining goodwill relations with international partners is thus an important component of facilitating continued collaboration between institutions. Similarly, international co-authorship, a key example of international S&amp;T collaboration, is more likely to occur between co-authors with similarly high research output in different countries.</w:t>
      </w:r>
    </w:p>
    <w:p w14:paraId="7A827960" w14:textId="598E9D71" w:rsidR="1A356B76" w:rsidRPr="0023791E" w:rsidRDefault="1A356B76" w:rsidP="004A4098">
      <w:pPr>
        <w:spacing w:after="0" w:line="240" w:lineRule="auto"/>
        <w:contextualSpacing/>
        <w:rPr>
          <w:rFonts w:ascii="Times New Roman" w:hAnsi="Times New Roman" w:cs="Times New Roman"/>
          <w:i/>
          <w:iCs/>
          <w:sz w:val="24"/>
          <w:szCs w:val="24"/>
        </w:rPr>
      </w:pPr>
      <w:r w:rsidRPr="005E4D27">
        <w:rPr>
          <w:rFonts w:ascii="Times New Roman" w:hAnsi="Times New Roman" w:cs="Times New Roman"/>
          <w:i/>
          <w:iCs/>
          <w:sz w:val="24"/>
          <w:szCs w:val="24"/>
        </w:rPr>
        <w:br w:type="page"/>
      </w:r>
    </w:p>
    <w:p w14:paraId="5D78A866" w14:textId="54A51AB0" w:rsidR="00AB6100" w:rsidRPr="000D59A5" w:rsidRDefault="1A356B76" w:rsidP="000D59A5">
      <w:pPr>
        <w:spacing w:after="0" w:line="240" w:lineRule="auto"/>
        <w:contextualSpacing/>
        <w:rPr>
          <w:rFonts w:eastAsiaTheme="minorEastAsia"/>
          <w:b/>
        </w:rPr>
      </w:pPr>
      <w:r w:rsidRPr="000D59A5">
        <w:rPr>
          <w:rFonts w:ascii="Times New Roman" w:hAnsi="Times New Roman" w:cs="Times New Roman"/>
          <w:b/>
          <w:bCs/>
          <w:sz w:val="24"/>
          <w:szCs w:val="24"/>
        </w:rPr>
        <w:t>Appendix 1</w:t>
      </w:r>
      <w:r w:rsidR="205B5BD0" w:rsidRPr="000D59A5">
        <w:rPr>
          <w:rFonts w:ascii="Times New Roman" w:hAnsi="Times New Roman" w:cs="Times New Roman"/>
          <w:b/>
          <w:bCs/>
          <w:sz w:val="24"/>
          <w:szCs w:val="24"/>
        </w:rPr>
        <w:t>: CHIPS and Science Act SEC. 10613</w:t>
      </w:r>
    </w:p>
    <w:p w14:paraId="79CC97DA" w14:textId="19E6D725" w:rsidR="1AACEE92" w:rsidRPr="000D59A5" w:rsidRDefault="1AACEE92">
      <w:pPr>
        <w:rPr>
          <w:rFonts w:ascii="Times New Roman" w:eastAsia="Times New Roman" w:hAnsi="Times New Roman" w:cs="Times New Roman"/>
        </w:rPr>
      </w:pPr>
    </w:p>
    <w:p w14:paraId="0A8BD8A4" w14:textId="3CA85DF8" w:rsidR="1AACEE92" w:rsidRPr="000D59A5" w:rsidRDefault="72716733" w:rsidP="000D59A5">
      <w:pPr>
        <w:ind w:left="540"/>
        <w:jc w:val="both"/>
        <w:rPr>
          <w:rFonts w:ascii="Times New Roman" w:eastAsia="Times New Roman" w:hAnsi="Times New Roman" w:cs="Times New Roman"/>
          <w:sz w:val="24"/>
          <w:szCs w:val="24"/>
        </w:rPr>
      </w:pPr>
      <w:r w:rsidRPr="000D59A5">
        <w:rPr>
          <w:rFonts w:ascii="Times New Roman" w:eastAsia="Times New Roman" w:hAnsi="Times New Roman" w:cs="Times New Roman"/>
        </w:rPr>
        <w:t>SEC. 10613. QUADRENNIAL SCIENCE AND TECHNOLOGY REVIEW.</w:t>
      </w:r>
    </w:p>
    <w:p w14:paraId="30EB19EC" w14:textId="3CA85DF8" w:rsidR="1AACEE92" w:rsidRPr="000D59A5" w:rsidRDefault="72716733" w:rsidP="000D59A5">
      <w:pPr>
        <w:ind w:left="810"/>
        <w:jc w:val="both"/>
        <w:rPr>
          <w:rFonts w:ascii="Times New Roman" w:eastAsia="Times New Roman" w:hAnsi="Times New Roman" w:cs="Times New Roman"/>
          <w:sz w:val="24"/>
          <w:szCs w:val="24"/>
        </w:rPr>
      </w:pPr>
      <w:r w:rsidRPr="000D59A5">
        <w:rPr>
          <w:rFonts w:ascii="Times New Roman" w:eastAsia="Times New Roman" w:hAnsi="Times New Roman" w:cs="Times New Roman"/>
        </w:rPr>
        <w:t>The National Science and Technology Policy, Organization, and Priorities Act of 1976 (42 U.S.C. 6601 et seq.) is amended by inserting after section 206 the following new section: ‘</w:t>
      </w:r>
    </w:p>
    <w:p w14:paraId="1CDC4BE0" w14:textId="3CA85DF8" w:rsidR="1AACEE92" w:rsidRPr="000D59A5" w:rsidRDefault="72716733" w:rsidP="000D59A5">
      <w:pPr>
        <w:ind w:left="540"/>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‘SEC. 206B. QUADRENNIAL SCIENCE AND TECHNOLOGY REVIEW. </w:t>
      </w:r>
    </w:p>
    <w:p w14:paraId="1A2B1A73" w14:textId="3CA85DF8" w:rsidR="1AACEE92" w:rsidRPr="000D59A5" w:rsidRDefault="72716733" w:rsidP="000D59A5">
      <w:pPr>
        <w:ind w:left="810"/>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‘‘(a) </w:t>
      </w:r>
      <w:proofErr w:type="gramStart"/>
      <w:r w:rsidRPr="000D59A5">
        <w:rPr>
          <w:rFonts w:ascii="Times New Roman" w:eastAsia="Times New Roman" w:hAnsi="Times New Roman" w:cs="Times New Roman"/>
        </w:rPr>
        <w:t>REQUIREMENTS.—</w:t>
      </w:r>
      <w:proofErr w:type="gramEnd"/>
    </w:p>
    <w:p w14:paraId="0533DFD0" w14:textId="3CA85DF8" w:rsidR="1AACEE92" w:rsidRPr="000D59A5" w:rsidRDefault="72716733" w:rsidP="000D59A5">
      <w:pPr>
        <w:ind w:left="121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‘‘(1) QUADRENNIAL REVIEWS </w:t>
      </w:r>
      <w:proofErr w:type="gramStart"/>
      <w:r w:rsidRPr="000D59A5">
        <w:rPr>
          <w:rFonts w:ascii="Times New Roman" w:eastAsia="Times New Roman" w:hAnsi="Times New Roman" w:cs="Times New Roman"/>
        </w:rPr>
        <w:t>REQUIRED.—</w:t>
      </w:r>
      <w:proofErr w:type="gramEnd"/>
      <w:r w:rsidRPr="000D59A5">
        <w:rPr>
          <w:rFonts w:ascii="Times New Roman" w:eastAsia="Times New Roman" w:hAnsi="Times New Roman" w:cs="Times New Roman"/>
        </w:rPr>
        <w:t xml:space="preserve">Not later than December 31, 2023, and every four years thereafter, the Director of the Office of Science and Technology Policy shall complete a review of the science and technology enterprise of the United States (in this section referred to as the ‘quadrennial science and technology review’). </w:t>
      </w:r>
    </w:p>
    <w:p w14:paraId="3333F598" w14:textId="3CA85DF8" w:rsidR="1AACEE92" w:rsidRPr="000D59A5" w:rsidRDefault="72716733" w:rsidP="000D59A5">
      <w:pPr>
        <w:ind w:left="121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‘‘(2) </w:t>
      </w:r>
      <w:proofErr w:type="gramStart"/>
      <w:r w:rsidRPr="000D59A5">
        <w:rPr>
          <w:rFonts w:ascii="Times New Roman" w:eastAsia="Times New Roman" w:hAnsi="Times New Roman" w:cs="Times New Roman"/>
        </w:rPr>
        <w:t>SCOPE.—</w:t>
      </w:r>
      <w:proofErr w:type="gramEnd"/>
      <w:r w:rsidRPr="000D59A5">
        <w:rPr>
          <w:rFonts w:ascii="Times New Roman" w:eastAsia="Times New Roman" w:hAnsi="Times New Roman" w:cs="Times New Roman"/>
        </w:rPr>
        <w:t xml:space="preserve">The quadrennial science and technology review shall be a comprehensive examination of the science and technology strategy of the United States, including recommendations for maintaining global leadership in science and technology and advancing science and technology to address the societal and national challenges and guidance regarding the coordination of programs, assets, capabilities, budget, policies, and authorities across all Federal research and development programs. </w:t>
      </w:r>
    </w:p>
    <w:p w14:paraId="3EC00157" w14:textId="3CA85DF8" w:rsidR="1AACEE92" w:rsidRPr="000D59A5" w:rsidRDefault="72716733" w:rsidP="000D59A5">
      <w:pPr>
        <w:ind w:left="1140"/>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‘‘(3) </w:t>
      </w:r>
      <w:proofErr w:type="gramStart"/>
      <w:r w:rsidRPr="000D59A5">
        <w:rPr>
          <w:rFonts w:ascii="Times New Roman" w:eastAsia="Times New Roman" w:hAnsi="Times New Roman" w:cs="Times New Roman"/>
        </w:rPr>
        <w:t>CONSULTATION.—</w:t>
      </w:r>
      <w:proofErr w:type="gramEnd"/>
      <w:r w:rsidRPr="000D59A5">
        <w:rPr>
          <w:rFonts w:ascii="Times New Roman" w:eastAsia="Times New Roman" w:hAnsi="Times New Roman" w:cs="Times New Roman"/>
        </w:rPr>
        <w:t xml:space="preserve">The Director of the Office of Science and Technology Policy shall conduct each quadrennial science and technology review in consultation with the following: </w:t>
      </w:r>
    </w:p>
    <w:p w14:paraId="5B575855" w14:textId="3CA85DF8" w:rsidR="1AACEE92" w:rsidRPr="000D59A5" w:rsidRDefault="72716733" w:rsidP="000D59A5">
      <w:pPr>
        <w:ind w:left="1680"/>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‘‘(A) The National Science and Technology Council. </w:t>
      </w:r>
    </w:p>
    <w:p w14:paraId="02547D7B" w14:textId="3CA85DF8" w:rsidR="1AACEE92" w:rsidRPr="000D59A5" w:rsidRDefault="72716733" w:rsidP="000D59A5">
      <w:pPr>
        <w:ind w:left="1680"/>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‘‘(B) The President’s Council of Advisors on Science and Technology. </w:t>
      </w:r>
    </w:p>
    <w:p w14:paraId="0869A989" w14:textId="3CA85DF8" w:rsidR="1AACEE92" w:rsidRPr="000D59A5" w:rsidRDefault="72716733" w:rsidP="000D59A5">
      <w:pPr>
        <w:ind w:left="1680"/>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‘‘(C) The National Science Board. </w:t>
      </w:r>
    </w:p>
    <w:p w14:paraId="2A8933EE" w14:textId="3CA85DF8" w:rsidR="1AACEE92" w:rsidRPr="000D59A5" w:rsidRDefault="72716733" w:rsidP="000D59A5">
      <w:pPr>
        <w:ind w:left="1680"/>
        <w:jc w:val="both"/>
        <w:rPr>
          <w:rFonts w:ascii="Times New Roman" w:eastAsia="Times New Roman" w:hAnsi="Times New Roman" w:cs="Times New Roman"/>
          <w:sz w:val="24"/>
          <w:szCs w:val="24"/>
        </w:rPr>
      </w:pPr>
      <w:r w:rsidRPr="000D59A5">
        <w:rPr>
          <w:rFonts w:ascii="Times New Roman" w:eastAsia="Times New Roman" w:hAnsi="Times New Roman" w:cs="Times New Roman"/>
        </w:rPr>
        <w:t>‘‘(D) The National Security Council. ‘</w:t>
      </w:r>
    </w:p>
    <w:p w14:paraId="630A8A9B" w14:textId="6A95B0B0" w:rsidR="1AACEE92" w:rsidRPr="000D59A5" w:rsidRDefault="72716733" w:rsidP="000D59A5">
      <w:pPr>
        <w:ind w:left="1680"/>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‘(E) The heads of other relevant Federal agencies. </w:t>
      </w:r>
    </w:p>
    <w:p w14:paraId="04F17CF5" w14:textId="6A95B0B0" w:rsidR="1AACEE92" w:rsidRPr="000D59A5" w:rsidRDefault="72716733" w:rsidP="000D59A5">
      <w:pPr>
        <w:ind w:left="1680"/>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‘‘(F) Other relevant governmental and nongovernmental entities, including representatives from industry, institutions of higher education, nonprofit organizations, Members of Congress, and other policy experts. </w:t>
      </w:r>
    </w:p>
    <w:p w14:paraId="30EFE089" w14:textId="6A95B0B0" w:rsidR="1AACEE92" w:rsidRPr="000D59A5" w:rsidRDefault="72716733" w:rsidP="000D59A5">
      <w:pPr>
        <w:ind w:left="121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‘‘(4) </w:t>
      </w:r>
      <w:proofErr w:type="gramStart"/>
      <w:r w:rsidRPr="000D59A5">
        <w:rPr>
          <w:rFonts w:ascii="Times New Roman" w:eastAsia="Times New Roman" w:hAnsi="Times New Roman" w:cs="Times New Roman"/>
        </w:rPr>
        <w:t>COORDINATION.—</w:t>
      </w:r>
      <w:proofErr w:type="gramEnd"/>
      <w:r w:rsidRPr="000D59A5">
        <w:rPr>
          <w:rFonts w:ascii="Times New Roman" w:eastAsia="Times New Roman" w:hAnsi="Times New Roman" w:cs="Times New Roman"/>
        </w:rPr>
        <w:t xml:space="preserve">The Director of the Office of Science and Technology Policy shall ensure that each quadrennial science and technology review is coordinated with other relevant statutorily required reviews, and to the maximum extent practicable incorporates information and recommendations from existing reviews to avoid duplication. </w:t>
      </w:r>
    </w:p>
    <w:p w14:paraId="652415B1" w14:textId="6A95B0B0" w:rsidR="1AACEE92" w:rsidRPr="000D59A5" w:rsidRDefault="72716733" w:rsidP="000D59A5">
      <w:pPr>
        <w:ind w:left="870"/>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‘‘(b) </w:t>
      </w:r>
      <w:proofErr w:type="gramStart"/>
      <w:r w:rsidRPr="000D59A5">
        <w:rPr>
          <w:rFonts w:ascii="Times New Roman" w:eastAsia="Times New Roman" w:hAnsi="Times New Roman" w:cs="Times New Roman"/>
        </w:rPr>
        <w:t>CONTENTS.—</w:t>
      </w:r>
      <w:proofErr w:type="gramEnd"/>
      <w:r w:rsidRPr="000D59A5">
        <w:rPr>
          <w:rFonts w:ascii="Times New Roman" w:eastAsia="Times New Roman" w:hAnsi="Times New Roman" w:cs="Times New Roman"/>
        </w:rPr>
        <w:t xml:space="preserve">In each quadrennial science and technology review, the Director of the Office of Science and Technology Policy shall— </w:t>
      </w:r>
    </w:p>
    <w:p w14:paraId="5A631677" w14:textId="6A95B0B0" w:rsidR="1AACEE92" w:rsidRPr="000D59A5" w:rsidRDefault="72716733" w:rsidP="000D59A5">
      <w:pPr>
        <w:ind w:left="127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‘‘(1) provide an integrated view of, and recommendations for, science and technology policy across the Federal Government, while considering economic and national security and other societal and national </w:t>
      </w:r>
      <w:proofErr w:type="gramStart"/>
      <w:r w:rsidRPr="000D59A5">
        <w:rPr>
          <w:rFonts w:ascii="Times New Roman" w:eastAsia="Times New Roman" w:hAnsi="Times New Roman" w:cs="Times New Roman"/>
        </w:rPr>
        <w:t>challenges;</w:t>
      </w:r>
      <w:proofErr w:type="gramEnd"/>
      <w:r w:rsidRPr="000D59A5">
        <w:rPr>
          <w:rFonts w:ascii="Times New Roman" w:eastAsia="Times New Roman" w:hAnsi="Times New Roman" w:cs="Times New Roman"/>
        </w:rPr>
        <w:t xml:space="preserve"> </w:t>
      </w:r>
    </w:p>
    <w:p w14:paraId="5A2B58FC" w14:textId="6A95B0B0" w:rsidR="1AACEE92" w:rsidRPr="000D59A5" w:rsidRDefault="72716733" w:rsidP="000D59A5">
      <w:pPr>
        <w:ind w:left="127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‘‘(2) assess and recommend priorities for research, development, and demonstration programs to maintain United States leadership in science and technology, including in manufacturing and industrial </w:t>
      </w:r>
      <w:proofErr w:type="gramStart"/>
      <w:r w:rsidRPr="000D59A5">
        <w:rPr>
          <w:rFonts w:ascii="Times New Roman" w:eastAsia="Times New Roman" w:hAnsi="Times New Roman" w:cs="Times New Roman"/>
        </w:rPr>
        <w:t>innovation;</w:t>
      </w:r>
      <w:proofErr w:type="gramEnd"/>
      <w:r w:rsidRPr="000D59A5">
        <w:rPr>
          <w:rFonts w:ascii="Times New Roman" w:eastAsia="Times New Roman" w:hAnsi="Times New Roman" w:cs="Times New Roman"/>
        </w:rPr>
        <w:t xml:space="preserve"> </w:t>
      </w:r>
    </w:p>
    <w:p w14:paraId="35546C3B" w14:textId="6A95B0B0" w:rsidR="1AACEE92" w:rsidRPr="000D59A5" w:rsidRDefault="72716733" w:rsidP="000D59A5">
      <w:pPr>
        <w:ind w:left="127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‘‘(3) assess and recommend priorities for research, development, and demonstration programs to address societal and national </w:t>
      </w:r>
      <w:proofErr w:type="gramStart"/>
      <w:r w:rsidRPr="000D59A5">
        <w:rPr>
          <w:rFonts w:ascii="Times New Roman" w:eastAsia="Times New Roman" w:hAnsi="Times New Roman" w:cs="Times New Roman"/>
        </w:rPr>
        <w:t>challenges;</w:t>
      </w:r>
      <w:proofErr w:type="gramEnd"/>
      <w:r w:rsidRPr="000D59A5">
        <w:rPr>
          <w:rFonts w:ascii="Times New Roman" w:eastAsia="Times New Roman" w:hAnsi="Times New Roman" w:cs="Times New Roman"/>
        </w:rPr>
        <w:t xml:space="preserve"> </w:t>
      </w:r>
    </w:p>
    <w:p w14:paraId="395A0379" w14:textId="6A95B0B0" w:rsidR="1AACEE92" w:rsidRPr="000D59A5" w:rsidRDefault="72716733" w:rsidP="000D59A5">
      <w:pPr>
        <w:ind w:left="127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‘‘(4) assess the global competition in science and technology and identify potential threats to the leadership of the United States in science and technology and opportunities for international </w:t>
      </w:r>
      <w:proofErr w:type="gramStart"/>
      <w:r w:rsidRPr="000D59A5">
        <w:rPr>
          <w:rFonts w:ascii="Times New Roman" w:eastAsia="Times New Roman" w:hAnsi="Times New Roman" w:cs="Times New Roman"/>
        </w:rPr>
        <w:t>collaboration;</w:t>
      </w:r>
      <w:proofErr w:type="gramEnd"/>
      <w:r w:rsidRPr="000D59A5">
        <w:rPr>
          <w:rFonts w:ascii="Times New Roman" w:eastAsia="Times New Roman" w:hAnsi="Times New Roman" w:cs="Times New Roman"/>
        </w:rPr>
        <w:t xml:space="preserve"> </w:t>
      </w:r>
    </w:p>
    <w:p w14:paraId="60B4A9C2" w14:textId="6A95B0B0" w:rsidR="1AACEE92" w:rsidRPr="000D59A5" w:rsidRDefault="72716733" w:rsidP="000D59A5">
      <w:pPr>
        <w:ind w:left="127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‘‘(5) assess and make recommendations on the science, technology, engineering, mathematics, and computer science workforce of the United </w:t>
      </w:r>
      <w:proofErr w:type="gramStart"/>
      <w:r w:rsidRPr="000D59A5">
        <w:rPr>
          <w:rFonts w:ascii="Times New Roman" w:eastAsia="Times New Roman" w:hAnsi="Times New Roman" w:cs="Times New Roman"/>
        </w:rPr>
        <w:t>States;</w:t>
      </w:r>
      <w:proofErr w:type="gramEnd"/>
      <w:r w:rsidRPr="000D59A5">
        <w:rPr>
          <w:rFonts w:ascii="Times New Roman" w:eastAsia="Times New Roman" w:hAnsi="Times New Roman" w:cs="Times New Roman"/>
        </w:rPr>
        <w:t xml:space="preserve"> </w:t>
      </w:r>
    </w:p>
    <w:p w14:paraId="0ADF4E45" w14:textId="6A95B0B0" w:rsidR="1AACEE92" w:rsidRPr="000D59A5" w:rsidRDefault="72716733" w:rsidP="000D59A5">
      <w:pPr>
        <w:ind w:left="127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‘‘(6) assess and make recommendations to improve regional innovation across the United </w:t>
      </w:r>
      <w:proofErr w:type="gramStart"/>
      <w:r w:rsidRPr="000D59A5">
        <w:rPr>
          <w:rFonts w:ascii="Times New Roman" w:eastAsia="Times New Roman" w:hAnsi="Times New Roman" w:cs="Times New Roman"/>
        </w:rPr>
        <w:t>States;</w:t>
      </w:r>
      <w:proofErr w:type="gramEnd"/>
      <w:r w:rsidRPr="000D59A5">
        <w:rPr>
          <w:rFonts w:ascii="Times New Roman" w:eastAsia="Times New Roman" w:hAnsi="Times New Roman" w:cs="Times New Roman"/>
        </w:rPr>
        <w:t xml:space="preserve"> </w:t>
      </w:r>
    </w:p>
    <w:p w14:paraId="21D2BE8E" w14:textId="6A95B0B0" w:rsidR="1AACEE92" w:rsidRPr="000D59A5" w:rsidRDefault="72716733" w:rsidP="000D59A5">
      <w:pPr>
        <w:ind w:left="127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‘‘(7) identify and assess sectors critical for the long-term resilience of United States innovation leadership across design, manufacturing, supply chains, and </w:t>
      </w:r>
      <w:proofErr w:type="gramStart"/>
      <w:r w:rsidRPr="000D59A5">
        <w:rPr>
          <w:rFonts w:ascii="Times New Roman" w:eastAsia="Times New Roman" w:hAnsi="Times New Roman" w:cs="Times New Roman"/>
        </w:rPr>
        <w:t>markets;</w:t>
      </w:r>
      <w:proofErr w:type="gramEnd"/>
      <w:r w:rsidRPr="000D59A5">
        <w:rPr>
          <w:rFonts w:ascii="Times New Roman" w:eastAsia="Times New Roman" w:hAnsi="Times New Roman" w:cs="Times New Roman"/>
        </w:rPr>
        <w:t xml:space="preserve"> </w:t>
      </w:r>
    </w:p>
    <w:p w14:paraId="0D8533C1" w14:textId="6A95B0B0" w:rsidR="1AACEE92" w:rsidRPr="000D59A5" w:rsidRDefault="72716733" w:rsidP="000D59A5">
      <w:pPr>
        <w:ind w:left="127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‘‘(8) assess and make recommendations to improve translation of basic and applied research and the enhancement of technology transfer of federally funded </w:t>
      </w:r>
      <w:proofErr w:type="gramStart"/>
      <w:r w:rsidRPr="000D59A5">
        <w:rPr>
          <w:rFonts w:ascii="Times New Roman" w:eastAsia="Times New Roman" w:hAnsi="Times New Roman" w:cs="Times New Roman"/>
        </w:rPr>
        <w:t>research;</w:t>
      </w:r>
      <w:proofErr w:type="gramEnd"/>
      <w:r w:rsidRPr="000D59A5">
        <w:rPr>
          <w:rFonts w:ascii="Times New Roman" w:eastAsia="Times New Roman" w:hAnsi="Times New Roman" w:cs="Times New Roman"/>
        </w:rPr>
        <w:t xml:space="preserve"> </w:t>
      </w:r>
    </w:p>
    <w:p w14:paraId="53DDAE69" w14:textId="6A95B0B0" w:rsidR="1AACEE92" w:rsidRPr="000D59A5" w:rsidRDefault="72716733" w:rsidP="000D59A5">
      <w:pPr>
        <w:ind w:left="127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‘‘(9) identify, assess, and make recommendations to address science and technology gaps that would not be met without Federal </w:t>
      </w:r>
      <w:proofErr w:type="gramStart"/>
      <w:r w:rsidRPr="000D59A5">
        <w:rPr>
          <w:rFonts w:ascii="Times New Roman" w:eastAsia="Times New Roman" w:hAnsi="Times New Roman" w:cs="Times New Roman"/>
        </w:rPr>
        <w:t>investment;</w:t>
      </w:r>
      <w:proofErr w:type="gramEnd"/>
      <w:r w:rsidRPr="000D59A5">
        <w:rPr>
          <w:rFonts w:ascii="Times New Roman" w:eastAsia="Times New Roman" w:hAnsi="Times New Roman" w:cs="Times New Roman"/>
        </w:rPr>
        <w:t xml:space="preserve"> </w:t>
      </w:r>
    </w:p>
    <w:p w14:paraId="3973657B" w14:textId="6A95B0B0" w:rsidR="1AACEE92" w:rsidRPr="000D59A5" w:rsidRDefault="72716733" w:rsidP="000D59A5">
      <w:pPr>
        <w:ind w:left="1275"/>
        <w:jc w:val="both"/>
        <w:rPr>
          <w:rFonts w:ascii="Times New Roman" w:eastAsia="Times New Roman" w:hAnsi="Times New Roman" w:cs="Times New Roman"/>
          <w:sz w:val="24"/>
          <w:szCs w:val="24"/>
        </w:rPr>
      </w:pPr>
      <w:r w:rsidRPr="000D59A5">
        <w:rPr>
          <w:rFonts w:ascii="Times New Roman" w:eastAsia="Times New Roman" w:hAnsi="Times New Roman" w:cs="Times New Roman"/>
        </w:rPr>
        <w:t>‘‘(10) review administrative and legislative policies and funding opportunities that affect private sector science and technology activities, and identify and make recommendations regarding policies that maintain and grow the participation and competitiveness of small- and medium-sized businesses; ‘</w:t>
      </w:r>
    </w:p>
    <w:p w14:paraId="559F3289" w14:textId="6A95B0B0" w:rsidR="1AACEE92" w:rsidRPr="000D59A5" w:rsidRDefault="72716733" w:rsidP="000D59A5">
      <w:pPr>
        <w:ind w:left="127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‘(11) assess and identify the infrastructure and tools needed to maintain the leadership of the United States in science and technology and address other societal and national challenges; and </w:t>
      </w:r>
    </w:p>
    <w:p w14:paraId="0D540757" w14:textId="6A95B0B0" w:rsidR="1AACEE92" w:rsidRPr="000D59A5" w:rsidRDefault="72716733" w:rsidP="000D59A5">
      <w:pPr>
        <w:ind w:left="1275"/>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‘‘(12) review administrative or legislative policies that affect the science and technology enterprise and identify and make recommendations regarding policies that hinder research and development in the United States. </w:t>
      </w:r>
    </w:p>
    <w:p w14:paraId="12B8C71C" w14:textId="6A95B0B0" w:rsidR="1AACEE92" w:rsidRPr="000D59A5" w:rsidRDefault="72716733" w:rsidP="000D59A5">
      <w:pPr>
        <w:ind w:left="870"/>
        <w:jc w:val="both"/>
        <w:rPr>
          <w:rFonts w:ascii="Times New Roman" w:eastAsia="Times New Roman" w:hAnsi="Times New Roman" w:cs="Times New Roman"/>
          <w:sz w:val="24"/>
          <w:szCs w:val="24"/>
        </w:rPr>
      </w:pPr>
      <w:r w:rsidRPr="000D59A5">
        <w:rPr>
          <w:rFonts w:ascii="Times New Roman" w:eastAsia="Times New Roman" w:hAnsi="Times New Roman" w:cs="Times New Roman"/>
        </w:rPr>
        <w:t>‘‘(c) REPORTING.</w:t>
      </w:r>
    </w:p>
    <w:p w14:paraId="722A4B7A" w14:textId="6A95B0B0" w:rsidR="1AACEE92" w:rsidRPr="000D59A5" w:rsidRDefault="72716733" w:rsidP="000D59A5">
      <w:pPr>
        <w:ind w:left="1350"/>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‘‘(1) IN </w:t>
      </w:r>
      <w:proofErr w:type="gramStart"/>
      <w:r w:rsidRPr="000D59A5">
        <w:rPr>
          <w:rFonts w:ascii="Times New Roman" w:eastAsia="Times New Roman" w:hAnsi="Times New Roman" w:cs="Times New Roman"/>
        </w:rPr>
        <w:t>GENERAL.—</w:t>
      </w:r>
      <w:proofErr w:type="gramEnd"/>
      <w:r w:rsidRPr="000D59A5">
        <w:rPr>
          <w:rFonts w:ascii="Times New Roman" w:eastAsia="Times New Roman" w:hAnsi="Times New Roman" w:cs="Times New Roman"/>
        </w:rPr>
        <w:t>Not later than December 31 of the year in which a quadrennial science and technology review is conducted, the Director of the Office of Science and Technology Policy shall submit to Congress a report relating to such review.</w:t>
      </w:r>
    </w:p>
    <w:p w14:paraId="314E3816" w14:textId="6A95B0B0" w:rsidR="1AACEE92" w:rsidRPr="000D59A5" w:rsidRDefault="72716733" w:rsidP="000D59A5">
      <w:pPr>
        <w:ind w:left="1350"/>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‘‘(2) </w:t>
      </w:r>
      <w:proofErr w:type="gramStart"/>
      <w:r w:rsidRPr="000D59A5">
        <w:rPr>
          <w:rFonts w:ascii="Times New Roman" w:eastAsia="Times New Roman" w:hAnsi="Times New Roman" w:cs="Times New Roman"/>
        </w:rPr>
        <w:t>PUBLICATION.—</w:t>
      </w:r>
      <w:proofErr w:type="gramEnd"/>
      <w:r w:rsidRPr="000D59A5">
        <w:rPr>
          <w:rFonts w:ascii="Times New Roman" w:eastAsia="Times New Roman" w:hAnsi="Times New Roman" w:cs="Times New Roman"/>
        </w:rPr>
        <w:t xml:space="preserve">The Director of the Office of Science and Technology Policy shall, consistent with the protection of national security and other sensitive matters to the maximum extent practicable, make each report submitted under paragraph (1) publicly available on an internet website of the Office of Science and Technology Policy. Each report may include a classified annex if the Director of the Office of Science and Technology Policy determines such appropriate. </w:t>
      </w:r>
    </w:p>
    <w:p w14:paraId="084EE3C9" w14:textId="50F332E3" w:rsidR="00525731" w:rsidRPr="000D59A5" w:rsidRDefault="72716733" w:rsidP="000D59A5">
      <w:pPr>
        <w:ind w:left="870"/>
        <w:jc w:val="both"/>
        <w:rPr>
          <w:rFonts w:ascii="Times New Roman" w:eastAsia="Times New Roman" w:hAnsi="Times New Roman" w:cs="Times New Roman"/>
          <w:sz w:val="24"/>
          <w:szCs w:val="24"/>
        </w:rPr>
      </w:pPr>
      <w:r w:rsidRPr="000D59A5">
        <w:rPr>
          <w:rFonts w:ascii="Times New Roman" w:eastAsia="Times New Roman" w:hAnsi="Times New Roman" w:cs="Times New Roman"/>
        </w:rPr>
        <w:t xml:space="preserve">‘‘(d) </w:t>
      </w:r>
      <w:proofErr w:type="gramStart"/>
      <w:r w:rsidRPr="000D59A5">
        <w:rPr>
          <w:rFonts w:ascii="Times New Roman" w:eastAsia="Times New Roman" w:hAnsi="Times New Roman" w:cs="Times New Roman"/>
        </w:rPr>
        <w:t>TERMINATION.—</w:t>
      </w:r>
      <w:proofErr w:type="gramEnd"/>
      <w:r w:rsidRPr="000D59A5">
        <w:rPr>
          <w:rFonts w:ascii="Times New Roman" w:eastAsia="Times New Roman" w:hAnsi="Times New Roman" w:cs="Times New Roman"/>
        </w:rPr>
        <w:t>This section shall terminate on the date that is ten years after the date of the enactment of this section.’’</w:t>
      </w:r>
    </w:p>
    <w:sectPr w:rsidR="00525731" w:rsidRPr="000D59A5" w:rsidSect="00FA71BC">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8" w:author="Noory, Lida S. EOP/OSTP" w:date="2024-01-02T12:49:00Z" w:initials="NLSE">
    <w:p w14:paraId="1073B01D" w14:textId="77777777" w:rsidR="004A4098" w:rsidRDefault="004A4098">
      <w:pPr>
        <w:pStyle w:val="CommentText"/>
      </w:pPr>
      <w:r>
        <w:rPr>
          <w:rStyle w:val="CommentReference"/>
        </w:rPr>
        <w:annotationRef/>
      </w:r>
      <w:r>
        <w:t>Update format during final review</w:t>
      </w:r>
    </w:p>
    <w:p w14:paraId="063D1960" w14:textId="7F7C3D04" w:rsidR="00B01699" w:rsidRDefault="00B01699">
      <w:pPr>
        <w:pStyle w:val="CommentText"/>
      </w:pPr>
      <w:r>
        <w:t>Update entire doc to comply with Section 508 of the Rehabilitation Act of 1973</w:t>
      </w:r>
    </w:p>
  </w:comment>
  <w:comment w:id="13" w:author="Wynne, Marc A." w:date="2024-01-09T10:14:00Z" w:initials="WMA">
    <w:p w14:paraId="4A0EEF06" w14:textId="77777777" w:rsidR="00485884" w:rsidRDefault="00485884">
      <w:pPr>
        <w:pStyle w:val="CommentText"/>
      </w:pPr>
      <w:r>
        <w:rPr>
          <w:rStyle w:val="CommentReference"/>
        </w:rPr>
        <w:annotationRef/>
      </w:r>
      <w:r>
        <w:t>We added a paragraph highlighting our Tech Transfer program, key initiatives, and our partnerships with US Universities and private sector collaborators to expediently transfer VA-developed technologies from the laboratory to bedside.</w:t>
      </w:r>
    </w:p>
  </w:comment>
  <w:comment w:id="28" w:author="Wynne, Marc A." w:date="2024-01-09T10:14:00Z" w:initials="WMA">
    <w:p w14:paraId="781DC87E" w14:textId="77777777" w:rsidR="008F62CB" w:rsidRDefault="008F62CB">
      <w:pPr>
        <w:pStyle w:val="CommentText"/>
      </w:pPr>
      <w:r>
        <w:rPr>
          <w:rStyle w:val="CommentReference"/>
        </w:rPr>
        <w:annotationRef/>
      </w:r>
      <w:r>
        <w:t>We replaced the existing highlight and replaced it with a paragraph describing the Million Veteran Program, now one of the largest genomic databases in the world. The MVP enhances health through improved detection, prevention, and treatment of health conditions affecting Veterans, and has already been used in over 350 peer-reviewed research publications.</w:t>
      </w:r>
    </w:p>
  </w:comment>
  <w:comment w:id="42" w:author="Wynne, Marc A." w:date="2024-01-09T10:15:00Z" w:initials="WMA">
    <w:p w14:paraId="79312886" w14:textId="77777777" w:rsidR="005F7A01" w:rsidRDefault="005F7A01">
      <w:pPr>
        <w:pStyle w:val="CommentText"/>
      </w:pPr>
      <w:r>
        <w:rPr>
          <w:rStyle w:val="CommentReference"/>
        </w:rPr>
        <w:annotationRef/>
      </w:r>
      <w:r>
        <w:t>We moved the original highlight in the Health section about clinical trial access for women to this section, as it was more representative of our work to address inequities and DEI. The paragraph is unchanged – just relocated.</w:t>
      </w:r>
    </w:p>
    <w:p w14:paraId="0CC485ED" w14:textId="77777777" w:rsidR="005F7A01" w:rsidRDefault="005F7A0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63D1960" w15:done="0"/>
  <w15:commentEx w15:paraId="4A0EEF06" w15:done="0"/>
  <w15:commentEx w15:paraId="781DC87E" w15:done="0"/>
  <w15:commentEx w15:paraId="0CC485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3E84DC" w16cex:dateUtc="2024-01-02T17:49:00Z"/>
  <w16cex:commentExtensible w16cex:durableId="29479AF4" w16cex:dateUtc="2024-01-09T15:14:00Z"/>
  <w16cex:commentExtensible w16cex:durableId="29479B15" w16cex:dateUtc="2024-01-09T15:14:00Z"/>
  <w16cex:commentExtensible w16cex:durableId="29479B35" w16cex:dateUtc="2024-01-09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63D1960" w16cid:durableId="293E84DC"/>
  <w16cid:commentId w16cid:paraId="4A0EEF06" w16cid:durableId="29479AF4"/>
  <w16cid:commentId w16cid:paraId="781DC87E" w16cid:durableId="29479B15"/>
  <w16cid:commentId w16cid:paraId="0CC485ED" w16cid:durableId="29479B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B761F1" w14:textId="77777777" w:rsidR="00041B2A" w:rsidRDefault="00041B2A" w:rsidP="000D4604">
      <w:pPr>
        <w:spacing w:after="0" w:line="240" w:lineRule="auto"/>
      </w:pPr>
      <w:r>
        <w:separator/>
      </w:r>
    </w:p>
  </w:endnote>
  <w:endnote w:type="continuationSeparator" w:id="0">
    <w:p w14:paraId="2F6CAEE6" w14:textId="77777777" w:rsidR="00041B2A" w:rsidRDefault="00041B2A" w:rsidP="000D4604">
      <w:pPr>
        <w:spacing w:after="0" w:line="240" w:lineRule="auto"/>
      </w:pPr>
      <w:r>
        <w:continuationSeparator/>
      </w:r>
    </w:p>
  </w:endnote>
  <w:endnote w:type="continuationNotice" w:id="1">
    <w:p w14:paraId="48B8E66B" w14:textId="77777777" w:rsidR="00041B2A" w:rsidRDefault="00041B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9A5BDB" w14:textId="77777777" w:rsidR="00041B2A" w:rsidRDefault="00041B2A" w:rsidP="000D4604">
      <w:pPr>
        <w:spacing w:after="0" w:line="240" w:lineRule="auto"/>
      </w:pPr>
      <w:r>
        <w:separator/>
      </w:r>
    </w:p>
  </w:footnote>
  <w:footnote w:type="continuationSeparator" w:id="0">
    <w:p w14:paraId="654D9A0C" w14:textId="77777777" w:rsidR="00041B2A" w:rsidRDefault="00041B2A" w:rsidP="000D4604">
      <w:pPr>
        <w:spacing w:after="0" w:line="240" w:lineRule="auto"/>
      </w:pPr>
      <w:r>
        <w:continuationSeparator/>
      </w:r>
    </w:p>
  </w:footnote>
  <w:footnote w:type="continuationNotice" w:id="1">
    <w:p w14:paraId="56F84AB5" w14:textId="77777777" w:rsidR="00041B2A" w:rsidRDefault="00041B2A">
      <w:pPr>
        <w:spacing w:after="0" w:line="240" w:lineRule="auto"/>
      </w:pPr>
    </w:p>
  </w:footnote>
  <w:footnote w:id="2">
    <w:p w14:paraId="6EC5C4AA" w14:textId="5A94841D" w:rsidR="00EB727B" w:rsidRDefault="00EB727B">
      <w:pPr>
        <w:pStyle w:val="FootnoteText"/>
      </w:pPr>
      <w:r>
        <w:rPr>
          <w:rStyle w:val="FootnoteReference"/>
        </w:rPr>
        <w:footnoteRef/>
      </w:r>
      <w:r>
        <w:t xml:space="preserve"> </w:t>
      </w:r>
      <w:hyperlink r:id="rId1" w:history="1">
        <w:r>
          <w:rPr>
            <w:rStyle w:val="Hyperlink"/>
          </w:rPr>
          <w:t>Analytical Perspectives, Budget of the U.S. Government, Fiscal Year 2024 (whitehouse.gov)</w:t>
        </w:r>
      </w:hyperlink>
    </w:p>
  </w:footnote>
  <w:footnote w:id="3">
    <w:p w14:paraId="0C4C2CD7" w14:textId="1FF3FEF0" w:rsidR="00C704A8" w:rsidRDefault="00C704A8">
      <w:pPr>
        <w:pStyle w:val="FootnoteText"/>
      </w:pPr>
      <w:r>
        <w:rPr>
          <w:rStyle w:val="FootnoteReference"/>
        </w:rPr>
        <w:footnoteRef/>
      </w:r>
      <w:r>
        <w:t xml:space="preserve"> </w:t>
      </w:r>
      <w:hyperlink r:id="rId2" w:history="1">
        <w:r>
          <w:rPr>
            <w:rStyle w:val="Hyperlink"/>
          </w:rPr>
          <w:t>whitehouse.gov/wp-content/uploads/2023/08/FY2025-OMB-OSTP-RD-Budget-Priorities-Memo.pdf</w:t>
        </w:r>
      </w:hyperlink>
    </w:p>
    <w:p w14:paraId="6E87FDC6" w14:textId="77777777" w:rsidR="00C704A8" w:rsidRDefault="00C704A8">
      <w:pPr>
        <w:pStyle w:val="FootnoteText"/>
      </w:pPr>
    </w:p>
  </w:footnote>
  <w:footnote w:id="4">
    <w:p w14:paraId="5FA0B2D2" w14:textId="0C19B12C" w:rsidR="00C704A8" w:rsidRDefault="00C704A8">
      <w:pPr>
        <w:pStyle w:val="FootnoteText"/>
      </w:pPr>
      <w:r>
        <w:rPr>
          <w:rStyle w:val="FootnoteReference"/>
        </w:rPr>
        <w:footnoteRef/>
      </w:r>
      <w:r>
        <w:t xml:space="preserve"> </w:t>
      </w:r>
      <w:hyperlink r:id="rId3" w:history="1">
        <w:r w:rsidRPr="00A945D2">
          <w:rPr>
            <w:rStyle w:val="Hyperlink"/>
          </w:rPr>
          <w:t>https://www.whitehouse.gov/wp-content/uploads/2022/10/Biden-Harris-Administrations-National-Security-Strategy-10.2022.pdf</w:t>
        </w:r>
      </w:hyperlink>
      <w:r>
        <w:t xml:space="preserve">  </w:t>
      </w:r>
    </w:p>
  </w:footnote>
  <w:footnote w:id="5">
    <w:p w14:paraId="52BAF4A8" w14:textId="77777777" w:rsidR="00C04188" w:rsidRDefault="00C04188" w:rsidP="00C04188">
      <w:pPr>
        <w:pStyle w:val="FootnoteText"/>
      </w:pPr>
      <w:r>
        <w:rPr>
          <w:rStyle w:val="FootnoteReference"/>
        </w:rPr>
        <w:footnoteRef/>
      </w:r>
      <w:r>
        <w:t xml:space="preserve"> </w:t>
      </w:r>
      <w:r>
        <w:tab/>
      </w:r>
      <w:r w:rsidRPr="008C1D61">
        <w:t>https://www.whitehouse.gov/wp-content/uploads/2021/03/NSC-1v2.pdf</w:t>
      </w:r>
    </w:p>
  </w:footnote>
  <w:footnote w:id="6">
    <w:p w14:paraId="25C9E7ED" w14:textId="77777777" w:rsidR="00C04188" w:rsidRDefault="00C04188" w:rsidP="00C04188">
      <w:pPr>
        <w:pStyle w:val="FootnoteText"/>
      </w:pPr>
      <w:r>
        <w:rPr>
          <w:rStyle w:val="FootnoteReference"/>
        </w:rPr>
        <w:footnoteRef/>
      </w:r>
      <w:r>
        <w:t xml:space="preserve"> </w:t>
      </w:r>
      <w:r>
        <w:tab/>
      </w:r>
      <w:r w:rsidRPr="00D33F92">
        <w:t xml:space="preserve">CHIPS Act of 2022 </w:t>
      </w:r>
      <w:r>
        <w:t xml:space="preserve">(P.L. 117-167) </w:t>
      </w:r>
      <w:r w:rsidRPr="00E2264B">
        <w:t>https://www.govtrack.us/congress/bills/117/hr4346</w:t>
      </w:r>
    </w:p>
  </w:footnote>
  <w:footnote w:id="7">
    <w:p w14:paraId="7BD5E557" w14:textId="6D668E75" w:rsidR="00D60A77" w:rsidRDefault="00D60A77">
      <w:pPr>
        <w:pStyle w:val="FootnoteText"/>
      </w:pPr>
      <w:r>
        <w:rPr>
          <w:rStyle w:val="FootnoteReference"/>
        </w:rPr>
        <w:footnoteRef/>
      </w:r>
      <w:r>
        <w:t xml:space="preserve"> </w:t>
      </w:r>
      <w:hyperlink r:id="rId4" w:history="1">
        <w:r>
          <w:rPr>
            <w:rStyle w:val="Hyperlink"/>
          </w:rPr>
          <w:t>NATIONAL STRATEGIC OVERVIEW FOR RESEARCH AND DEVELOPMENT INFRASTRUCTURE (whitehouse.gov)</w:t>
        </w:r>
      </w:hyperlink>
    </w:p>
  </w:footnote>
  <w:footnote w:id="8">
    <w:p w14:paraId="15A17FAC" w14:textId="77777777" w:rsidR="00CB10D0" w:rsidRDefault="00CB10D0" w:rsidP="00CB10D0">
      <w:pPr>
        <w:pStyle w:val="FootnoteText"/>
      </w:pPr>
      <w:r>
        <w:rPr>
          <w:rStyle w:val="FootnoteReference"/>
        </w:rPr>
        <w:footnoteRef/>
      </w:r>
      <w:r>
        <w:t xml:space="preserve"> </w:t>
      </w:r>
      <w:hyperlink r:id="rId5" w:history="1">
        <w:r>
          <w:rPr>
            <w:rStyle w:val="Hyperlink"/>
          </w:rPr>
          <w:t>Biden-Harris Administration Announces Historic Actions to Advance National Vision for STEMM Equity and Excellence | OSTP | The White House</w:t>
        </w:r>
      </w:hyperlink>
    </w:p>
  </w:footnote>
  <w:footnote w:id="9">
    <w:p w14:paraId="5ADB8AAA" w14:textId="77777777" w:rsidR="00CF21DE" w:rsidRDefault="00CF21DE" w:rsidP="00CF21DE">
      <w:pPr>
        <w:pStyle w:val="FootnoteText"/>
      </w:pPr>
      <w:r>
        <w:rPr>
          <w:rStyle w:val="FootnoteReference"/>
        </w:rPr>
        <w:footnoteRef/>
      </w:r>
      <w:r>
        <w:t xml:space="preserve"> </w:t>
      </w:r>
      <w:r>
        <w:tab/>
      </w:r>
      <w:r w:rsidRPr="0015475A">
        <w:t>https://www.whitehouse.gov/wp-content/uploads/2021/10/NSTC-NSO-RDI-_REV_FINAL-10-2021.pdf</w:t>
      </w:r>
    </w:p>
  </w:footnote>
  <w:footnote w:id="10">
    <w:p w14:paraId="336381D0" w14:textId="77777777" w:rsidR="00CF21DE" w:rsidRDefault="00CF21DE" w:rsidP="00CF21DE">
      <w:pPr>
        <w:pStyle w:val="FootnoteText"/>
      </w:pPr>
      <w:r>
        <w:rPr>
          <w:rStyle w:val="FootnoteReference"/>
        </w:rPr>
        <w:footnoteRef/>
      </w:r>
      <w:r>
        <w:t xml:space="preserve"> </w:t>
      </w:r>
      <w:r>
        <w:tab/>
        <w:t xml:space="preserve">UCLA Center for Knowledge Infrastructures </w:t>
      </w:r>
      <w:hyperlink r:id="rId6" w:anchor=":~:text=The%20UCLA%20Center%20for%20Knowledge,scholarly%20communication%2C%20and%20open%20science" w:history="1">
        <w:r w:rsidRPr="00711421">
          <w:rPr>
            <w:rStyle w:val="Hyperlink"/>
          </w:rPr>
          <w:t>https://knowledgeinfrastructures.gseis.ucla.edu/#:~:text=The%20UCLA%20Center%20for%20Knowledge,scholarly%20communication%2C%20and%20open%20science</w:t>
        </w:r>
      </w:hyperlink>
      <w:r w:rsidRPr="00CE218C">
        <w:t>.</w:t>
      </w:r>
      <w:r>
        <w:t xml:space="preserve">  </w:t>
      </w:r>
    </w:p>
  </w:footnote>
  <w:footnote w:id="11">
    <w:p w14:paraId="0B77CB2D" w14:textId="77777777" w:rsidR="00CF21DE" w:rsidRDefault="00CF21DE" w:rsidP="00CF21DE">
      <w:pPr>
        <w:pStyle w:val="FootnoteText"/>
      </w:pPr>
      <w:r>
        <w:rPr>
          <w:rStyle w:val="FootnoteReference"/>
        </w:rPr>
        <w:footnoteRef/>
      </w:r>
      <w:r>
        <w:t xml:space="preserve"> </w:t>
      </w:r>
      <w:r>
        <w:tab/>
      </w:r>
      <w:hyperlink r:id="rId7" w:history="1">
        <w:r w:rsidRPr="000826B0">
          <w:rPr>
            <w:rStyle w:val="Hyperlink"/>
          </w:rPr>
          <w:t>https://www.nsf.gov/news/special_reports/cyber/Cyberinfrastructure%20_NSF.pdf</w:t>
        </w:r>
      </w:hyperlink>
      <w:r>
        <w:t xml:space="preserve"> </w:t>
      </w:r>
    </w:p>
  </w:footnote>
  <w:footnote w:id="12">
    <w:p w14:paraId="0DBA432F" w14:textId="77777777" w:rsidR="00CF21DE" w:rsidRDefault="00CF21DE" w:rsidP="00CF21DE">
      <w:pPr>
        <w:pStyle w:val="FootnoteText"/>
      </w:pPr>
      <w:r>
        <w:rPr>
          <w:rStyle w:val="FootnoteReference"/>
        </w:rPr>
        <w:footnoteRef/>
      </w:r>
      <w:r>
        <w:t xml:space="preserve"> </w:t>
      </w:r>
      <w:r>
        <w:tab/>
        <w:t>The concept of a talent infrastructure is emerging; however, the components of a talent infrastructure align with the workforce section of this report and are described there.</w:t>
      </w:r>
    </w:p>
  </w:footnote>
  <w:footnote w:id="13">
    <w:p w14:paraId="3DB020A4" w14:textId="77777777" w:rsidR="00CF21DE" w:rsidRDefault="00CF21DE" w:rsidP="00CF21DE">
      <w:pPr>
        <w:pStyle w:val="FootnoteText"/>
      </w:pPr>
      <w:r>
        <w:rPr>
          <w:rStyle w:val="FootnoteReference"/>
        </w:rPr>
        <w:footnoteRef/>
      </w:r>
      <w:r>
        <w:t xml:space="preserve"> </w:t>
      </w:r>
      <w:r>
        <w:tab/>
        <w:t>Components of a social and behavioral sciences infrastructure are beginning to coalesce but remain for the most part, aspirational.</w:t>
      </w:r>
    </w:p>
  </w:footnote>
  <w:footnote w:id="14">
    <w:p w14:paraId="28E100C2" w14:textId="77777777" w:rsidR="00CF21DE" w:rsidRDefault="00CF21DE" w:rsidP="00CF21DE">
      <w:pPr>
        <w:pStyle w:val="FootnoteText"/>
      </w:pPr>
      <w:r>
        <w:rPr>
          <w:rStyle w:val="FootnoteReference"/>
        </w:rPr>
        <w:footnoteRef/>
      </w:r>
      <w:r>
        <w:t xml:space="preserve"> </w:t>
      </w:r>
      <w:r>
        <w:tab/>
      </w:r>
      <w:r w:rsidRPr="00BA4ECB">
        <w:t xml:space="preserve">The </w:t>
      </w:r>
      <w:r>
        <w:t xml:space="preserve">phase-gate or </w:t>
      </w:r>
      <w:r w:rsidRPr="00BA4ECB">
        <w:t xml:space="preserve">stage-gate process </w:t>
      </w:r>
      <w:r>
        <w:t>involves</w:t>
      </w:r>
      <w:r w:rsidRPr="00BA4ECB">
        <w:t xml:space="preserve"> five </w:t>
      </w:r>
      <w:r>
        <w:t>steps</w:t>
      </w:r>
      <w:r w:rsidRPr="00BA4ECB">
        <w:t>: scop</w:t>
      </w:r>
      <w:r>
        <w:t>ing the problem</w:t>
      </w:r>
      <w:r w:rsidRPr="00BA4ECB">
        <w:t xml:space="preserve">, </w:t>
      </w:r>
      <w:r>
        <w:t xml:space="preserve">developing the </w:t>
      </w:r>
      <w:r w:rsidRPr="00BA4ECB">
        <w:t>business case, develop</w:t>
      </w:r>
      <w:r>
        <w:t>ing the model</w:t>
      </w:r>
      <w:r w:rsidRPr="00BA4ECB">
        <w:t xml:space="preserve">, </w:t>
      </w:r>
      <w:proofErr w:type="gramStart"/>
      <w:r w:rsidRPr="00BA4ECB">
        <w:t>test</w:t>
      </w:r>
      <w:r>
        <w:t>ing</w:t>
      </w:r>
      <w:proofErr w:type="gramEnd"/>
      <w:r w:rsidRPr="00BA4ECB">
        <w:t xml:space="preserve"> and validat</w:t>
      </w:r>
      <w:r>
        <w:t>ing the model</w:t>
      </w:r>
      <w:r w:rsidRPr="00BA4ECB">
        <w:t>, and launch</w:t>
      </w:r>
      <w:r>
        <w:t xml:space="preserve">ing the model. </w:t>
      </w:r>
    </w:p>
  </w:footnote>
  <w:footnote w:id="15">
    <w:p w14:paraId="5AE6C966" w14:textId="77777777" w:rsidR="00CF21DE" w:rsidRDefault="00CF21DE" w:rsidP="00CF21DE">
      <w:pPr>
        <w:pStyle w:val="FootnoteText"/>
      </w:pPr>
      <w:r>
        <w:rPr>
          <w:rStyle w:val="FootnoteReference"/>
        </w:rPr>
        <w:footnoteRef/>
      </w:r>
      <w:r>
        <w:t xml:space="preserve"> </w:t>
      </w:r>
      <w:r>
        <w:tab/>
      </w:r>
      <w:r w:rsidRPr="004D46E0">
        <w:t xml:space="preserve">Infrastructure planning involves designing optimal infrastructure elements such as server hardware, network capacity, storage capacity to satisfy the scalability, </w:t>
      </w:r>
      <w:proofErr w:type="gramStart"/>
      <w:r w:rsidRPr="004D46E0">
        <w:t>availability</w:t>
      </w:r>
      <w:proofErr w:type="gramEnd"/>
      <w:r w:rsidRPr="004D46E0">
        <w:t xml:space="preserve"> and performance requirements.</w:t>
      </w:r>
      <w:r>
        <w:t xml:space="preserve"> </w:t>
      </w:r>
      <w:r w:rsidRPr="001D55FB">
        <w:t>https://www.sciencedirect.com/topics/computer-science/infrastructure-element#:~:text=Infrastructure%20planning%20involves%20designing%20optimal,sizing%20and%20capacity%20planning%20activities.</w:t>
      </w:r>
    </w:p>
  </w:footnote>
  <w:footnote w:id="16">
    <w:p w14:paraId="62C92D5D" w14:textId="77777777" w:rsidR="00CF21DE" w:rsidRDefault="00CF21DE" w:rsidP="00CF21DE">
      <w:pPr>
        <w:pStyle w:val="FootnoteText"/>
      </w:pPr>
      <w:r>
        <w:rPr>
          <w:rStyle w:val="FootnoteReference"/>
        </w:rPr>
        <w:footnoteRef/>
      </w:r>
      <w:r>
        <w:t xml:space="preserve"> </w:t>
      </w:r>
      <w:r>
        <w:tab/>
        <w:t xml:space="preserve">Manufacturing USA: </w:t>
      </w:r>
      <w:hyperlink r:id="rId8" w:history="1">
        <w:r w:rsidRPr="00270A6D">
          <w:rPr>
            <w:rStyle w:val="Hyperlink"/>
          </w:rPr>
          <w:t>https://www.manufacturingusa.com/pages/how-we-work</w:t>
        </w:r>
      </w:hyperlink>
      <w:r>
        <w:t xml:space="preserve"> </w:t>
      </w:r>
    </w:p>
  </w:footnote>
  <w:footnote w:id="17">
    <w:p w14:paraId="155B477B" w14:textId="77777777" w:rsidR="00D21600" w:rsidRDefault="00D21600" w:rsidP="00D21600">
      <w:pPr>
        <w:pStyle w:val="FootnoteText"/>
      </w:pPr>
      <w:r>
        <w:rPr>
          <w:rStyle w:val="FootnoteReference"/>
        </w:rPr>
        <w:footnoteRef/>
      </w:r>
      <w:r>
        <w:t xml:space="preserve"> </w:t>
      </w:r>
      <w:r>
        <w:tab/>
      </w:r>
      <w:r w:rsidRPr="004F3B04">
        <w:t>https://www.whitehouse.gov/ostp/news-updates/2022/12/12/equity-and-excellence-a-vision-to-transform-and-enhance-the-u-s-stemm-ecosystem/</w:t>
      </w:r>
    </w:p>
  </w:footnote>
  <w:footnote w:id="18">
    <w:p w14:paraId="69D1E4B1" w14:textId="77777777" w:rsidR="00D21600" w:rsidRDefault="00D21600" w:rsidP="00D21600">
      <w:pPr>
        <w:pStyle w:val="FootnoteText"/>
      </w:pPr>
      <w:r>
        <w:rPr>
          <w:rStyle w:val="FootnoteReference"/>
        </w:rPr>
        <w:footnoteRef/>
      </w:r>
      <w:r>
        <w:t xml:space="preserve"> </w:t>
      </w:r>
      <w:r>
        <w:tab/>
      </w:r>
      <w:r w:rsidRPr="002F7C20">
        <w:t>https://www.whitehouse.gov/wp-content/uploads/2018/12/STEM-Education-Strategic-Plan-2018.pdf</w:t>
      </w:r>
      <w:r w:rsidRPr="00D06ABB">
        <w:t xml:space="preserve"> </w:t>
      </w:r>
    </w:p>
  </w:footnote>
  <w:footnote w:id="19">
    <w:p w14:paraId="343F3E2E" w14:textId="77777777" w:rsidR="00D21600" w:rsidRDefault="00D21600" w:rsidP="00D21600">
      <w:pPr>
        <w:pStyle w:val="FootnoteText"/>
      </w:pPr>
      <w:r>
        <w:rPr>
          <w:rStyle w:val="FootnoteReference"/>
        </w:rPr>
        <w:footnoteRef/>
      </w:r>
      <w:r>
        <w:t xml:space="preserve"> </w:t>
      </w:r>
      <w:r>
        <w:tab/>
      </w:r>
      <w:r w:rsidRPr="00D06ABB">
        <w:t>https://www.whitehouse.gov/wp-content/uploads/2022/01/2021-CoSTEM-Progress-Report-OSTP.pdf</w:t>
      </w:r>
    </w:p>
  </w:footnote>
  <w:footnote w:id="20">
    <w:p w14:paraId="462C8A28" w14:textId="77777777" w:rsidR="00D21600" w:rsidRDefault="00D21600" w:rsidP="00D21600">
      <w:pPr>
        <w:pStyle w:val="FootnoteText"/>
      </w:pPr>
      <w:r>
        <w:rPr>
          <w:rStyle w:val="FootnoteReference"/>
        </w:rPr>
        <w:footnoteRef/>
      </w:r>
      <w:r>
        <w:t xml:space="preserve"> </w:t>
      </w:r>
      <w:r>
        <w:tab/>
      </w:r>
      <w:bookmarkStart w:id="51" w:name="_Hlk150249014"/>
      <w:r>
        <w:t xml:space="preserve">The STEM workforce is defined as individuals with at least a bachelor’s degree working in science and engineering occupations, including computer and mathematics scientists; biological, </w:t>
      </w:r>
      <w:proofErr w:type="gramStart"/>
      <w:r>
        <w:t>agricultural</w:t>
      </w:r>
      <w:proofErr w:type="gramEnd"/>
      <w:r>
        <w:t xml:space="preserve"> and environmental life scientists; physical scientists; social scientists; and engineers. See: </w:t>
      </w:r>
      <w:r w:rsidRPr="005667B2">
        <w:t>https://ncses.nsf.gov/pubs/nsb20212/u-s-stem-workforce-definition-size-and-growth</w:t>
      </w:r>
      <w:bookmarkEnd w:id="51"/>
    </w:p>
  </w:footnote>
  <w:footnote w:id="21">
    <w:p w14:paraId="5E498C5D" w14:textId="77777777" w:rsidR="008D4D95" w:rsidRDefault="008D4D95" w:rsidP="008D4D95">
      <w:pPr>
        <w:pStyle w:val="FootnoteText"/>
      </w:pPr>
      <w:r>
        <w:rPr>
          <w:rStyle w:val="FootnoteReference"/>
        </w:rPr>
        <w:footnoteRef/>
      </w:r>
      <w:r>
        <w:t xml:space="preserve"> </w:t>
      </w:r>
      <w:r>
        <w:tab/>
      </w:r>
      <w:r w:rsidRPr="00C43481">
        <w:t>https://www.opm.gov/policy-data-oversight/hiring-information/students-recent-graduates/</w:t>
      </w:r>
    </w:p>
  </w:footnote>
  <w:footnote w:id="22">
    <w:p w14:paraId="469AA8C5" w14:textId="77777777" w:rsidR="008D4D95" w:rsidRDefault="008D4D95" w:rsidP="008D4D95">
      <w:pPr>
        <w:pStyle w:val="FootnoteText"/>
      </w:pPr>
      <w:r>
        <w:rPr>
          <w:rStyle w:val="FootnoteReference"/>
        </w:rPr>
        <w:footnoteRef/>
      </w:r>
      <w:r>
        <w:t xml:space="preserve"> </w:t>
      </w:r>
      <w:r>
        <w:tab/>
      </w:r>
      <w:r w:rsidRPr="002F635D">
        <w:t>https://www.pmf.gov/become-a-pmf/overview/</w:t>
      </w:r>
    </w:p>
  </w:footnote>
  <w:footnote w:id="23">
    <w:p w14:paraId="609E54A2" w14:textId="77777777" w:rsidR="00556851" w:rsidRDefault="00556851" w:rsidP="00556851">
      <w:pPr>
        <w:pStyle w:val="FootnoteText"/>
      </w:pPr>
      <w:r>
        <w:rPr>
          <w:rStyle w:val="FootnoteReference"/>
        </w:rPr>
        <w:footnoteRef/>
      </w:r>
      <w:r>
        <w:t xml:space="preserve"> </w:t>
      </w:r>
      <w:r w:rsidRPr="0054645B">
        <w:t>https://ncses.nsf.gov/pubs/nsb20211/conclusion</w:t>
      </w:r>
    </w:p>
  </w:footnote>
  <w:footnote w:id="24">
    <w:p w14:paraId="3521BACC" w14:textId="77777777" w:rsidR="00556851" w:rsidRDefault="00556851" w:rsidP="00556851">
      <w:pPr>
        <w:pStyle w:val="FootnoteText"/>
      </w:pPr>
      <w:r>
        <w:rPr>
          <w:rStyle w:val="FootnoteReference"/>
        </w:rPr>
        <w:footnoteRef/>
      </w:r>
      <w:r>
        <w:t xml:space="preserve"> </w:t>
      </w:r>
      <w:r w:rsidRPr="0054645B">
        <w:t>https://www.whitehouse.gov/ostp/news-updates/2022/12/12/equity-and-excellence-a-vision-to-transform-and-enhance-the-u-s-stemm-ecosystem/</w:t>
      </w:r>
    </w:p>
  </w:footnote>
  <w:footnote w:id="25">
    <w:p w14:paraId="6A07E5D2" w14:textId="77777777" w:rsidR="00556851" w:rsidRDefault="00556851" w:rsidP="00556851">
      <w:pPr>
        <w:pStyle w:val="FootnoteText"/>
      </w:pPr>
      <w:r>
        <w:rPr>
          <w:rStyle w:val="FootnoteReference"/>
        </w:rPr>
        <w:footnoteRef/>
      </w:r>
      <w:r>
        <w:t xml:space="preserve"> STPI Internal Memo to</w:t>
      </w:r>
      <w:r w:rsidRPr="0061354D">
        <w:t xml:space="preserve"> </w:t>
      </w:r>
      <w:r>
        <w:t xml:space="preserve">OSTP on </w:t>
      </w:r>
      <w:r w:rsidRPr="006364B9">
        <w:t xml:space="preserve">Barriers for Underrepresented Communities to Enter STEM Education and Workforce </w:t>
      </w:r>
      <w:r>
        <w:t>(2020)</w:t>
      </w:r>
    </w:p>
  </w:footnote>
  <w:footnote w:id="26">
    <w:p w14:paraId="43759612" w14:textId="77777777" w:rsidR="00452267" w:rsidRDefault="00452267" w:rsidP="00452267">
      <w:pPr>
        <w:pStyle w:val="FootnoteText"/>
      </w:pPr>
      <w:r>
        <w:rPr>
          <w:rStyle w:val="FootnoteReference"/>
        </w:rPr>
        <w:footnoteRef/>
      </w:r>
      <w:r>
        <w:t xml:space="preserve"> In 2021, 24% percent of the total U.S. workforce is made up of workers in STEM occupations, growing by 3% since 2011. See: </w:t>
      </w:r>
      <w:r w:rsidRPr="00353409">
        <w:t>https://ncses.nsf.gov/pubs/nsf23315/report/the-stem-workforce</w:t>
      </w:r>
    </w:p>
  </w:footnote>
  <w:footnote w:id="27">
    <w:p w14:paraId="110AF7F3" w14:textId="77777777" w:rsidR="00452267" w:rsidRDefault="00452267" w:rsidP="00452267">
      <w:pPr>
        <w:pStyle w:val="FootnoteText"/>
      </w:pPr>
      <w:r>
        <w:rPr>
          <w:rStyle w:val="FootnoteReference"/>
        </w:rPr>
        <w:footnoteRef/>
      </w:r>
      <w:r>
        <w:t xml:space="preserve"> </w:t>
      </w:r>
      <w:r w:rsidRPr="00421FDF">
        <w:t>https://ncses.nsf.gov/pubs/nsb20212</w:t>
      </w:r>
    </w:p>
  </w:footnote>
  <w:footnote w:id="28">
    <w:p w14:paraId="6CD6DCB9" w14:textId="77777777" w:rsidR="00452267" w:rsidRDefault="00452267" w:rsidP="00452267">
      <w:pPr>
        <w:pStyle w:val="FootnoteText"/>
      </w:pPr>
      <w:r>
        <w:rPr>
          <w:rStyle w:val="FootnoteReference"/>
        </w:rPr>
        <w:footnoteRef/>
      </w:r>
      <w:r>
        <w:t xml:space="preserve"> </w:t>
      </w:r>
      <w:r w:rsidRPr="007F6164">
        <w:t>https://new.nsf.gov/news/diversity-and-stem-2023</w:t>
      </w:r>
    </w:p>
  </w:footnote>
  <w:footnote w:id="29">
    <w:p w14:paraId="09DE8EEF" w14:textId="77777777" w:rsidR="00452267" w:rsidRDefault="00452267" w:rsidP="00452267">
      <w:pPr>
        <w:pStyle w:val="FootnoteText"/>
      </w:pPr>
      <w:r>
        <w:rPr>
          <w:rStyle w:val="FootnoteReference"/>
        </w:rPr>
        <w:footnoteRef/>
      </w:r>
      <w:r>
        <w:t xml:space="preserve"> </w:t>
      </w:r>
      <w:r w:rsidRPr="00421FDF">
        <w:t>https://ncses.nsf.gov/pubs/nsb20212</w:t>
      </w:r>
    </w:p>
  </w:footnote>
  <w:footnote w:id="30">
    <w:p w14:paraId="714410C5" w14:textId="77777777" w:rsidR="004901E2" w:rsidRPr="00756EDB" w:rsidRDefault="004901E2" w:rsidP="004901E2">
      <w:pPr>
        <w:pStyle w:val="FootnoteText"/>
      </w:pPr>
      <w:r w:rsidRPr="00756EDB">
        <w:rPr>
          <w:rStyle w:val="FootnoteReference"/>
        </w:rPr>
        <w:footnoteRef/>
      </w:r>
      <w:r w:rsidRPr="00756EDB">
        <w:t xml:space="preserve"> 42 USC 6615b (the CHIPS Act) section 206B</w:t>
      </w:r>
    </w:p>
  </w:footnote>
  <w:footnote w:id="31">
    <w:p w14:paraId="3C7A0F1A" w14:textId="77777777" w:rsidR="004901E2" w:rsidRDefault="004901E2" w:rsidP="004901E2">
      <w:pPr>
        <w:pStyle w:val="FootnoteText"/>
      </w:pPr>
      <w:r>
        <w:rPr>
          <w:rStyle w:val="FootnoteReference"/>
        </w:rPr>
        <w:footnoteRef/>
      </w:r>
      <w:r>
        <w:t xml:space="preserve"> </w:t>
      </w:r>
      <w:hyperlink r:id="rId9" w:history="1">
        <w:r w:rsidRPr="003643B0">
          <w:rPr>
            <w:rStyle w:val="Hyperlink"/>
          </w:rPr>
          <w:t>https://ncses.nsf.gov/pubs/nsb20221/u-s-and-global-research-and-development</w:t>
        </w:r>
      </w:hyperlink>
      <w:r>
        <w:t xml:space="preserve"> </w:t>
      </w:r>
    </w:p>
  </w:footnote>
  <w:footnote w:id="32">
    <w:p w14:paraId="31A23056" w14:textId="77777777" w:rsidR="004901E2" w:rsidRDefault="004901E2" w:rsidP="004901E2">
      <w:pPr>
        <w:pStyle w:val="FootnoteText"/>
      </w:pPr>
      <w:r>
        <w:rPr>
          <w:rStyle w:val="FootnoteReference"/>
        </w:rPr>
        <w:footnoteRef/>
      </w:r>
      <w:r>
        <w:t xml:space="preserve">  </w:t>
      </w:r>
      <w:hyperlink r:id="rId10" w:history="1">
        <w:r w:rsidRPr="00FF7C39">
          <w:rPr>
            <w:rStyle w:val="Hyperlink"/>
          </w:rPr>
          <w:t>https://ncses.nsf.gov/pubs/nsb20221/u-s-and-global-research-and-development</w:t>
        </w:r>
      </w:hyperlink>
      <w:r>
        <w:t xml:space="preserve"> </w:t>
      </w:r>
    </w:p>
  </w:footnote>
  <w:footnote w:id="33">
    <w:p w14:paraId="36252F8E" w14:textId="77777777" w:rsidR="004901E2" w:rsidRDefault="004901E2" w:rsidP="004901E2">
      <w:pPr>
        <w:pStyle w:val="FootnoteText"/>
      </w:pPr>
      <w:r>
        <w:rPr>
          <w:rStyle w:val="FootnoteReference"/>
        </w:rPr>
        <w:footnoteRef/>
      </w:r>
      <w:r>
        <w:t xml:space="preserve">  </w:t>
      </w:r>
      <w:r w:rsidRPr="0088402C">
        <w:t>https://www.uscc.gov/sites/default/files/2022-11/2022_Annual_Report_to_Congress.pdf</w:t>
      </w:r>
    </w:p>
  </w:footnote>
  <w:footnote w:id="34">
    <w:p w14:paraId="053505FD" w14:textId="77777777" w:rsidR="0023791E" w:rsidRDefault="0023791E" w:rsidP="0023791E">
      <w:pPr>
        <w:pStyle w:val="FootnoteText"/>
      </w:pPr>
      <w:r>
        <w:rPr>
          <w:rStyle w:val="FootnoteReference"/>
        </w:rPr>
        <w:footnoteRef/>
      </w:r>
      <w:r>
        <w:t xml:space="preserve"> </w:t>
      </w:r>
      <w:r w:rsidRPr="00DC1B21">
        <w:t>https://www.whitehouse.gov/wp-content/uploads/2022/09/09-2022-Biennial-Report-to-Congress-on-International-Science-Technology-Cooperation.pdf</w:t>
      </w:r>
    </w:p>
  </w:footnote>
  <w:footnote w:id="35">
    <w:p w14:paraId="37C1541D" w14:textId="77777777" w:rsidR="004901E2" w:rsidRDefault="004901E2" w:rsidP="004901E2">
      <w:pPr>
        <w:pStyle w:val="FootnoteText"/>
      </w:pPr>
      <w:r>
        <w:rPr>
          <w:rStyle w:val="FootnoteReference"/>
        </w:rPr>
        <w:footnoteRef/>
      </w:r>
      <w:r>
        <w:t xml:space="preserve"> </w:t>
      </w:r>
      <w:r>
        <w:tab/>
      </w:r>
      <w:r w:rsidRPr="004A45C2">
        <w:t>https://www.dni.gov/files/ODNI/documents/assessments/ATA-2023-Unclassified-Report.pdf</w:t>
      </w:r>
    </w:p>
  </w:footnote>
  <w:footnote w:id="36">
    <w:p w14:paraId="0EC4C0A5" w14:textId="77777777" w:rsidR="004901E2" w:rsidRDefault="004901E2" w:rsidP="004901E2">
      <w:pPr>
        <w:pStyle w:val="FootnoteText"/>
      </w:pPr>
      <w:r>
        <w:rPr>
          <w:rStyle w:val="FootnoteReference"/>
        </w:rPr>
        <w:footnoteRef/>
      </w:r>
      <w:r>
        <w:t xml:space="preserve"> </w:t>
      </w:r>
      <w:r>
        <w:tab/>
        <w:t xml:space="preserve">Graham et al., 2021 via </w:t>
      </w:r>
      <w:r w:rsidRPr="00692F54">
        <w:t>https://nap.nationalacademies.org/catalog/26647/protecting-us-technological-advantage</w:t>
      </w:r>
    </w:p>
  </w:footnote>
  <w:footnote w:id="37">
    <w:p w14:paraId="2D1F20D5" w14:textId="77777777" w:rsidR="004901E2" w:rsidRDefault="004901E2" w:rsidP="004901E2">
      <w:pPr>
        <w:pStyle w:val="FootnoteText"/>
      </w:pPr>
      <w:r>
        <w:rPr>
          <w:rStyle w:val="FootnoteReference"/>
        </w:rPr>
        <w:footnoteRef/>
      </w:r>
      <w:r>
        <w:t xml:space="preserve"> </w:t>
      </w:r>
      <w:r>
        <w:tab/>
      </w:r>
      <w:r w:rsidRPr="00692F54">
        <w:t>https://nap.nationalacademies.org/catalog/26647/protecting-us-technological-advantage</w:t>
      </w:r>
    </w:p>
  </w:footnote>
  <w:footnote w:id="38">
    <w:p w14:paraId="1E3B4946" w14:textId="77777777" w:rsidR="004901E2" w:rsidRDefault="004901E2" w:rsidP="004901E2">
      <w:pPr>
        <w:pStyle w:val="FootnoteText"/>
      </w:pPr>
      <w:r>
        <w:rPr>
          <w:rStyle w:val="FootnoteReference"/>
        </w:rPr>
        <w:footnoteRef/>
      </w:r>
      <w:r>
        <w:t xml:space="preserve"> </w:t>
      </w:r>
      <w:r>
        <w:tab/>
        <w:t xml:space="preserve">These industrial technology areas </w:t>
      </w:r>
      <w:proofErr w:type="gramStart"/>
      <w:r>
        <w:t>are:</w:t>
      </w:r>
      <w:proofErr w:type="gramEnd"/>
      <w:r>
        <w:t xml:space="preserve"> </w:t>
      </w:r>
      <w:r w:rsidRPr="002F4A16">
        <w:t>next-generation information technology, high-end numerical control machinery and robotics, aerospace and aviation equipment, maritime engineering equipment and high-tech maritime vessel manufacturing, advanced rail equipment, energy-saving vehicles and new-energy vehicles, electrical equipment, agricultural machinery and equipment, new materials, and biopharmaceutical and high-performance medical devices.</w:t>
      </w:r>
    </w:p>
    <w:p w14:paraId="6376B741" w14:textId="77777777" w:rsidR="004901E2" w:rsidRDefault="004901E2" w:rsidP="004901E2">
      <w:pPr>
        <w:pStyle w:val="FootnoteText"/>
      </w:pPr>
      <w:r>
        <w:tab/>
        <w:t xml:space="preserve">Alves Dias et al., 2019 via </w:t>
      </w:r>
      <w:r w:rsidRPr="00692F54">
        <w:t>https://nap.nationalacademies.org/catalog/26647/protecting-us-technological-advantage</w:t>
      </w:r>
    </w:p>
  </w:footnote>
  <w:footnote w:id="39">
    <w:p w14:paraId="5C6114A0" w14:textId="77777777" w:rsidR="004901E2" w:rsidRDefault="004901E2" w:rsidP="004901E2">
      <w:pPr>
        <w:pStyle w:val="FootnoteText"/>
      </w:pPr>
      <w:r>
        <w:rPr>
          <w:rStyle w:val="FootnoteReference"/>
        </w:rPr>
        <w:footnoteRef/>
      </w:r>
      <w:r>
        <w:t xml:space="preserve"> </w:t>
      </w:r>
      <w:r>
        <w:tab/>
      </w:r>
      <w:r w:rsidRPr="004A45C2">
        <w:t>https://www.dni.gov/files/ODNI/documents/assessments/ATA-2023-Unclassified-Report.pdf</w:t>
      </w:r>
    </w:p>
  </w:footnote>
  <w:footnote w:id="40">
    <w:p w14:paraId="13611A11" w14:textId="77777777" w:rsidR="004901E2" w:rsidRDefault="004901E2" w:rsidP="004901E2">
      <w:pPr>
        <w:pStyle w:val="FootnoteText"/>
      </w:pPr>
      <w:r>
        <w:rPr>
          <w:rStyle w:val="FootnoteReference"/>
        </w:rPr>
        <w:footnoteRef/>
      </w:r>
      <w:r>
        <w:t xml:space="preserve"> </w:t>
      </w:r>
      <w:r>
        <w:tab/>
      </w:r>
      <w:r w:rsidRPr="0019528B">
        <w:t>https://www.dni.gov/files/ODNI/documents/assessments/GlobalTrends_2040.pdf</w:t>
      </w:r>
    </w:p>
  </w:footnote>
  <w:footnote w:id="41">
    <w:p w14:paraId="0F31ACC9" w14:textId="717C524E" w:rsidR="004901E2" w:rsidRDefault="004901E2" w:rsidP="004901E2">
      <w:pPr>
        <w:pStyle w:val="FootnoteText"/>
      </w:pPr>
      <w:r>
        <w:rPr>
          <w:rStyle w:val="FootnoteReference"/>
        </w:rPr>
        <w:footnoteRef/>
      </w:r>
      <w:r>
        <w:t xml:space="preserve"> </w:t>
      </w:r>
      <w:r>
        <w:tab/>
      </w:r>
      <w:r w:rsidRPr="00D550EC">
        <w:t>Effective adoption areas identified by the Office of the Under Secretary of Defense are regions of established commercial activity</w:t>
      </w:r>
      <w:r>
        <w:t xml:space="preserve"> that pose an opportunity for technological innovation for the U.S. through public and private </w:t>
      </w:r>
      <w:r w:rsidR="00D251BA">
        <w:t>RD&amp;D</w:t>
      </w:r>
      <w:r>
        <w:t xml:space="preserve"> activities. These effective adoption areas include artificial intelligence and autonomy, integrated network system-of-systems technology, microelectronics, space technology, renewable energy generation and storage, advanced computing and software, and human-machine interfaces. </w:t>
      </w:r>
    </w:p>
    <w:p w14:paraId="7FBE4DBE" w14:textId="77777777" w:rsidR="004901E2" w:rsidRDefault="004901E2" w:rsidP="004901E2">
      <w:pPr>
        <w:pStyle w:val="FootnoteText"/>
      </w:pPr>
      <w:r>
        <w:tab/>
      </w:r>
      <w:r w:rsidRPr="00D229D5">
        <w:t>https://www.cto.mil/wp-content/uploads/2022/02/usdre_strategic_vision_critical_tech_areas.pdf</w:t>
      </w:r>
    </w:p>
  </w:footnote>
  <w:footnote w:id="42">
    <w:p w14:paraId="42B9711A" w14:textId="77777777" w:rsidR="004901E2" w:rsidRDefault="004901E2" w:rsidP="004901E2">
      <w:pPr>
        <w:pStyle w:val="FootnoteText"/>
      </w:pPr>
      <w:r>
        <w:rPr>
          <w:rStyle w:val="FootnoteReference"/>
        </w:rPr>
        <w:footnoteRef/>
      </w:r>
      <w:r>
        <w:t xml:space="preserve"> </w:t>
      </w:r>
      <w:r>
        <w:tab/>
      </w:r>
      <w:hyperlink r:id="rId11" w:history="1">
        <w:r w:rsidRPr="000826B0">
          <w:rPr>
            <w:rStyle w:val="Hyperlink"/>
          </w:rPr>
          <w:t>https://www.scsp.ai/wp-content/uploa</w:t>
        </w:r>
        <w:r w:rsidRPr="00497B1B">
          <w:rPr>
            <w:rStyle w:val="Hyperlink"/>
          </w:rPr>
          <w:t>ds/2022/09/SCSP-Mid-Decade-Challenges-to-National-Competitiveness.pdf</w:t>
        </w:r>
      </w:hyperlink>
      <w:r>
        <w:t xml:space="preserve"> </w:t>
      </w:r>
    </w:p>
  </w:footnote>
  <w:footnote w:id="43">
    <w:p w14:paraId="5F34CEAE" w14:textId="77777777" w:rsidR="004901E2" w:rsidRDefault="004901E2" w:rsidP="004901E2">
      <w:pPr>
        <w:pStyle w:val="FootnoteText"/>
      </w:pPr>
      <w:r>
        <w:rPr>
          <w:rStyle w:val="FootnoteReference"/>
        </w:rPr>
        <w:footnoteRef/>
      </w:r>
      <w:r>
        <w:t xml:space="preserve"> </w:t>
      </w:r>
      <w:r>
        <w:tab/>
      </w:r>
      <w:hyperlink r:id="rId12" w:history="1">
        <w:r w:rsidRPr="000826B0">
          <w:rPr>
            <w:rStyle w:val="Hyperlink"/>
          </w:rPr>
          <w:t>https://www.dni.gov/files/ODNI/documents/assessments/ATA-2023-Unclassified-Repor</w:t>
        </w:r>
        <w:r w:rsidRPr="00497B1B">
          <w:rPr>
            <w:rStyle w:val="Hyperlink"/>
          </w:rPr>
          <w:t>t.pdf</w:t>
        </w:r>
      </w:hyperlink>
      <w:r>
        <w:t xml:space="preserve">; </w:t>
      </w:r>
      <w:hyperlink r:id="rId13" w:history="1">
        <w:r w:rsidRPr="003643B0">
          <w:rPr>
            <w:rStyle w:val="Hyperlink"/>
          </w:rPr>
          <w:t>https://www.whitehouse.gov/wp-content/uploads/2022/10/Biden-Harris-Administrations-National-Security-Strategy-10.2022.pdf</w:t>
        </w:r>
      </w:hyperlink>
    </w:p>
  </w:footnote>
  <w:footnote w:id="44">
    <w:p w14:paraId="4D613F88" w14:textId="77777777" w:rsidR="004901E2" w:rsidRDefault="004901E2" w:rsidP="004901E2">
      <w:pPr>
        <w:pStyle w:val="FootnoteText"/>
      </w:pPr>
      <w:r>
        <w:rPr>
          <w:rStyle w:val="FootnoteReference"/>
        </w:rPr>
        <w:footnoteRef/>
      </w:r>
      <w:r>
        <w:t xml:space="preserve"> </w:t>
      </w:r>
      <w:r>
        <w:tab/>
      </w:r>
      <w:r w:rsidRPr="00295E7E">
        <w:t>https://www.whitehouse.gov/wp-content/uploads/2022/10/Biden-Harris-Administrations-National-Security-Strategy-10.2022.pdf</w:t>
      </w:r>
    </w:p>
  </w:footnote>
  <w:footnote w:id="45">
    <w:p w14:paraId="26CF1D59" w14:textId="77777777" w:rsidR="004901E2" w:rsidRDefault="004901E2" w:rsidP="004901E2">
      <w:pPr>
        <w:pStyle w:val="FootnoteText"/>
      </w:pPr>
      <w:r>
        <w:rPr>
          <w:rStyle w:val="FootnoteReference"/>
        </w:rPr>
        <w:footnoteRef/>
      </w:r>
      <w:r>
        <w:t xml:space="preserve"> </w:t>
      </w:r>
      <w:r>
        <w:tab/>
      </w:r>
      <w:r w:rsidRPr="002E5A85">
        <w:t>https://www.state.gov/key-topics-office-of-science-and-technology-cooperation/</w:t>
      </w:r>
    </w:p>
  </w:footnote>
  <w:footnote w:id="46">
    <w:p w14:paraId="72A5AA1C" w14:textId="77777777" w:rsidR="004901E2" w:rsidRDefault="004901E2" w:rsidP="004901E2">
      <w:pPr>
        <w:pStyle w:val="FootnoteText"/>
      </w:pPr>
      <w:r>
        <w:rPr>
          <w:rStyle w:val="FootnoteReference"/>
        </w:rPr>
        <w:footnoteRef/>
      </w:r>
      <w:r>
        <w:t xml:space="preserve"> </w:t>
      </w:r>
      <w:r>
        <w:tab/>
      </w:r>
      <w:r w:rsidRPr="00CE235E">
        <w:t>https://www.whitehouse.gov/briefing-room/statements-releases/2023/10/25/united-states-australia-joint-leaders-statementbuilding-an-innovation-alliance/</w:t>
      </w:r>
    </w:p>
  </w:footnote>
  <w:footnote w:id="47">
    <w:p w14:paraId="587BD8A6" w14:textId="77777777" w:rsidR="004901E2" w:rsidRDefault="004901E2" w:rsidP="004901E2">
      <w:pPr>
        <w:pStyle w:val="FootnoteText"/>
      </w:pPr>
      <w:r>
        <w:rPr>
          <w:rStyle w:val="FootnoteReference"/>
        </w:rPr>
        <w:footnoteRef/>
      </w:r>
      <w:r>
        <w:t xml:space="preserve"> </w:t>
      </w:r>
      <w:r w:rsidRPr="003C6CD6">
        <w:t>https://www.whitehouse.gov/briefing-room/statements-releases/2023/03/24/joint-statement-by-president-biden-and-prime-minister-trudeau/</w:t>
      </w:r>
    </w:p>
  </w:footnote>
  <w:footnote w:id="48">
    <w:p w14:paraId="22334879" w14:textId="77777777" w:rsidR="004901E2" w:rsidRDefault="004901E2" w:rsidP="004901E2">
      <w:pPr>
        <w:pStyle w:val="FootnoteText"/>
      </w:pPr>
      <w:r>
        <w:rPr>
          <w:rStyle w:val="FootnoteReference"/>
        </w:rPr>
        <w:footnoteRef/>
      </w:r>
      <w:r>
        <w:t xml:space="preserve"> </w:t>
      </w:r>
      <w:r>
        <w:tab/>
      </w:r>
      <w:r w:rsidRPr="003E3676">
        <w:t>https://www.whitehouse.gov/briefing-room/statements-releases/2023/03/10/joint-statement-by-president-biden-and-president-von-der-leyen-2/</w:t>
      </w:r>
    </w:p>
  </w:footnote>
  <w:footnote w:id="49">
    <w:p w14:paraId="24702093" w14:textId="77777777" w:rsidR="004901E2" w:rsidRDefault="004901E2" w:rsidP="004901E2">
      <w:pPr>
        <w:pStyle w:val="FootnoteText"/>
      </w:pPr>
      <w:r>
        <w:rPr>
          <w:rStyle w:val="FootnoteReference"/>
        </w:rPr>
        <w:footnoteRef/>
      </w:r>
      <w:r>
        <w:t xml:space="preserve"> </w:t>
      </w:r>
      <w:r>
        <w:tab/>
      </w:r>
      <w:r w:rsidRPr="003E3676">
        <w:t>https://www.whitehouse.gov/briefing-room/statements-releases/2022/12/05/u-s-eu-joint-statement-of-the-trade-and-technology-council/</w:t>
      </w:r>
    </w:p>
  </w:footnote>
  <w:footnote w:id="50">
    <w:p w14:paraId="7C9E8057" w14:textId="77777777" w:rsidR="004901E2" w:rsidRDefault="004901E2" w:rsidP="004901E2">
      <w:pPr>
        <w:pStyle w:val="FootnoteText"/>
      </w:pPr>
      <w:r>
        <w:rPr>
          <w:rStyle w:val="FootnoteReference"/>
        </w:rPr>
        <w:footnoteRef/>
      </w:r>
      <w:r>
        <w:t xml:space="preserve"> </w:t>
      </w:r>
      <w:r>
        <w:tab/>
      </w:r>
      <w:r w:rsidRPr="003E3676">
        <w:t>https://www.whitehouse.gov/briefing-room/statements-releases/2023/06/22/joint-statement-from-the-united-states-and-india/</w:t>
      </w:r>
    </w:p>
  </w:footnote>
  <w:footnote w:id="51">
    <w:p w14:paraId="67AE7ABF" w14:textId="77777777" w:rsidR="004901E2" w:rsidRDefault="004901E2" w:rsidP="004901E2">
      <w:pPr>
        <w:pStyle w:val="FootnoteText"/>
      </w:pPr>
      <w:r>
        <w:rPr>
          <w:rStyle w:val="FootnoteReference"/>
        </w:rPr>
        <w:footnoteRef/>
      </w:r>
      <w:r>
        <w:t xml:space="preserve"> </w:t>
      </w:r>
      <w:r>
        <w:tab/>
      </w:r>
      <w:r w:rsidRPr="003E3676">
        <w:t>https://www.whitehouse.gov/briefing-room/statements-releases/2023/01/13/joint-statement-of-the-united-states-and-japan/</w:t>
      </w:r>
    </w:p>
  </w:footnote>
  <w:footnote w:id="52">
    <w:p w14:paraId="2BA7D604" w14:textId="77777777" w:rsidR="004901E2" w:rsidRDefault="004901E2" w:rsidP="004901E2">
      <w:pPr>
        <w:pStyle w:val="FootnoteText"/>
      </w:pPr>
      <w:r>
        <w:rPr>
          <w:rStyle w:val="FootnoteReference"/>
        </w:rPr>
        <w:footnoteRef/>
      </w:r>
      <w:r>
        <w:t xml:space="preserve"> </w:t>
      </w:r>
      <w:r w:rsidRPr="00CE235E">
        <w:t>https://www.whitehouse.gov/ostp/news-updates/2023/05/16/readout-of-u-s-japan-joint-high-level-committee-meeting/</w:t>
      </w:r>
    </w:p>
  </w:footnote>
  <w:footnote w:id="53">
    <w:p w14:paraId="60CA2F1E" w14:textId="77777777" w:rsidR="004901E2" w:rsidRDefault="004901E2" w:rsidP="004901E2">
      <w:pPr>
        <w:pStyle w:val="FootnoteText"/>
      </w:pPr>
      <w:r>
        <w:rPr>
          <w:rStyle w:val="FootnoteReference"/>
        </w:rPr>
        <w:footnoteRef/>
      </w:r>
      <w:r>
        <w:t xml:space="preserve"> </w:t>
      </w:r>
      <w:r w:rsidRPr="0036451D">
        <w:t>https://www.whitehouse.gov/briefing-room/statements-releases/2023/04/26/leaders-joint-statement-in-commemoration-of-the-70th-anniversary-of-the-alliance-between-the-united-states-of-america-and-the-republic-of-korea/</w:t>
      </w:r>
    </w:p>
  </w:footnote>
  <w:footnote w:id="54">
    <w:p w14:paraId="477E7FAB" w14:textId="77777777" w:rsidR="004901E2" w:rsidRDefault="004901E2" w:rsidP="004901E2">
      <w:pPr>
        <w:pStyle w:val="FootnoteText"/>
      </w:pPr>
      <w:r>
        <w:rPr>
          <w:rStyle w:val="FootnoteReference"/>
        </w:rPr>
        <w:footnoteRef/>
      </w:r>
      <w:r>
        <w:t xml:space="preserve"> </w:t>
      </w:r>
      <w:r>
        <w:tab/>
      </w:r>
      <w:r w:rsidRPr="003E3676">
        <w:t>https://www.whitehouse.gov/ostp/news-updates/2023/05/19/readout-of-u-s-rok-joint-committee-meeting/</w:t>
      </w:r>
    </w:p>
  </w:footnote>
  <w:footnote w:id="55">
    <w:p w14:paraId="5AF4A0EE" w14:textId="77777777" w:rsidR="004901E2" w:rsidRDefault="004901E2" w:rsidP="004901E2">
      <w:pPr>
        <w:pStyle w:val="FootnoteText"/>
      </w:pPr>
      <w:r>
        <w:rPr>
          <w:rStyle w:val="FootnoteReference"/>
        </w:rPr>
        <w:footnoteRef/>
      </w:r>
      <w:r>
        <w:t xml:space="preserve"> </w:t>
      </w:r>
      <w:r w:rsidRPr="003C6CD6">
        <w:t>https://www.whitehouse.gov/briefing-room/statements-releases/2023/06/08/the-atlantic-declaration-a-framework-for-a-twenty-first-century-u-s-uk-economic-partnership/</w:t>
      </w:r>
    </w:p>
  </w:footnote>
  <w:footnote w:id="56">
    <w:p w14:paraId="75CEB42F" w14:textId="77777777" w:rsidR="004901E2" w:rsidRDefault="004901E2" w:rsidP="004901E2">
      <w:pPr>
        <w:pStyle w:val="FootnoteText"/>
      </w:pPr>
      <w:r>
        <w:rPr>
          <w:rStyle w:val="FootnoteReference"/>
        </w:rPr>
        <w:footnoteRef/>
      </w:r>
      <w:r>
        <w:t xml:space="preserve"> </w:t>
      </w:r>
      <w:r w:rsidRPr="003C6CD6">
        <w:t>https://www.state.gov/the-united-states-raises-its-flag-at-unesco/</w:t>
      </w:r>
    </w:p>
  </w:footnote>
  <w:footnote w:id="57">
    <w:p w14:paraId="15E3543B" w14:textId="77777777" w:rsidR="004901E2" w:rsidRDefault="004901E2" w:rsidP="004901E2">
      <w:pPr>
        <w:pStyle w:val="FootnoteText"/>
      </w:pPr>
      <w:r>
        <w:rPr>
          <w:rStyle w:val="FootnoteReference"/>
        </w:rPr>
        <w:footnoteRef/>
      </w:r>
      <w:r>
        <w:t xml:space="preserve"> </w:t>
      </w:r>
      <w:r w:rsidRPr="003C6CD6">
        <w:t>https://www.whitehouse.gov/ostp/news-updates/2023/07/06/ostp-principal-deputy-director-for-policy-koizumi-represents-united-states-at-g20-research-ministerial-meeting/</w:t>
      </w:r>
    </w:p>
  </w:footnote>
  <w:footnote w:id="58">
    <w:p w14:paraId="4D23174D" w14:textId="77777777" w:rsidR="004901E2" w:rsidRDefault="004901E2" w:rsidP="004901E2">
      <w:pPr>
        <w:pStyle w:val="FootnoteText"/>
      </w:pPr>
      <w:r>
        <w:rPr>
          <w:rStyle w:val="FootnoteReference"/>
        </w:rPr>
        <w:footnoteRef/>
      </w:r>
      <w:r>
        <w:t xml:space="preserve"> </w:t>
      </w:r>
      <w:r w:rsidRPr="00DC1B21">
        <w:t>https://www.oecd.org/digital/global-forum-on-technology/</w:t>
      </w:r>
    </w:p>
  </w:footnote>
  <w:footnote w:id="59">
    <w:p w14:paraId="5641C3D5" w14:textId="77777777" w:rsidR="004901E2" w:rsidRDefault="004901E2" w:rsidP="004901E2">
      <w:pPr>
        <w:pStyle w:val="FootnoteText"/>
      </w:pPr>
      <w:r>
        <w:rPr>
          <w:rStyle w:val="FootnoteReference"/>
        </w:rPr>
        <w:footnoteRef/>
      </w:r>
      <w:r>
        <w:t xml:space="preserve"> </w:t>
      </w:r>
      <w:r>
        <w:tab/>
      </w:r>
      <w:r w:rsidRPr="00B7129F">
        <w:t>https://www.whitehouse.gov/briefing-room/statements-releases/2023/05/20/quad-leaders-summit-fact-sheet/</w:t>
      </w:r>
    </w:p>
  </w:footnote>
  <w:footnote w:id="60">
    <w:p w14:paraId="34029A92" w14:textId="77777777" w:rsidR="004901E2" w:rsidRDefault="004901E2" w:rsidP="004901E2">
      <w:pPr>
        <w:pStyle w:val="FootnoteText"/>
      </w:pPr>
      <w:r>
        <w:rPr>
          <w:rStyle w:val="FootnoteReference"/>
        </w:rPr>
        <w:footnoteRef/>
      </w:r>
      <w:r>
        <w:t xml:space="preserve"> </w:t>
      </w:r>
      <w:r>
        <w:tab/>
      </w:r>
      <w:r w:rsidRPr="00AE3CC2">
        <w:t>https://www.nsf.gov/pubs/2023/nsf23135/nsf23135.jsp</w:t>
      </w:r>
    </w:p>
  </w:footnote>
  <w:footnote w:id="61">
    <w:p w14:paraId="62F0A4DC" w14:textId="77777777" w:rsidR="004901E2" w:rsidRDefault="004901E2" w:rsidP="004901E2">
      <w:pPr>
        <w:pStyle w:val="FootnoteText"/>
      </w:pPr>
      <w:r>
        <w:rPr>
          <w:rStyle w:val="FootnoteReference"/>
        </w:rPr>
        <w:footnoteRef/>
      </w:r>
      <w:r>
        <w:t xml:space="preserve"> </w:t>
      </w:r>
      <w:r>
        <w:tab/>
      </w:r>
      <w:hyperlink r:id="rId14" w:history="1">
        <w:r w:rsidRPr="000826B0">
          <w:rPr>
            <w:rStyle w:val="Hyperlink"/>
          </w:rPr>
          <w:t>https://www.whitehouse.gov/wp-c</w:t>
        </w:r>
        <w:r w:rsidRPr="00497B1B">
          <w:rPr>
            <w:rStyle w:val="Hyperlink"/>
          </w:rPr>
          <w:t>ontent/uploads/2021/10/NSTC-NSO-RDI-_REV_FINAL-10-2021.pdf</w:t>
        </w:r>
      </w:hyperlink>
      <w:r>
        <w:t xml:space="preserve"> </w:t>
      </w:r>
    </w:p>
  </w:footnote>
  <w:footnote w:id="62">
    <w:p w14:paraId="2257E7DC" w14:textId="77777777" w:rsidR="0023791E" w:rsidDel="0036451D" w:rsidRDefault="0023791E" w:rsidP="0023791E">
      <w:pPr>
        <w:pStyle w:val="FootnoteText"/>
        <w:rPr>
          <w:ins w:id="53" w:author="Corcos, Amanda R. EOP/OSTP" w:date="2024-01-02T18:35:00Z"/>
          <w:del w:id="54" w:author="Corcos, Amanda R. EOP/OSTP" w:date="2023-12-08T02:58:00Z"/>
        </w:rPr>
      </w:pPr>
    </w:p>
  </w:footnote>
  <w:footnote w:id="63">
    <w:p w14:paraId="2166AC0E" w14:textId="77777777" w:rsidR="0023791E" w:rsidRDefault="0023791E" w:rsidP="0023791E"/>
  </w:footnote>
  <w:footnote w:id="64">
    <w:p w14:paraId="44F1733F" w14:textId="77777777" w:rsidR="004901E2" w:rsidRDefault="004901E2" w:rsidP="004901E2">
      <w:pPr>
        <w:pStyle w:val="FootnoteText"/>
      </w:pPr>
      <w:r>
        <w:rPr>
          <w:rStyle w:val="FootnoteReference"/>
        </w:rPr>
        <w:footnoteRef/>
      </w:r>
      <w:r>
        <w:t xml:space="preserve"> </w:t>
      </w:r>
      <w:r>
        <w:tab/>
      </w:r>
      <w:r w:rsidRPr="004745D5">
        <w:t>https://doi.org/10.1080/03075079.2020.1749254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11264" w14:textId="605FF438" w:rsidR="000D4604" w:rsidRDefault="000D4604" w:rsidP="000D4604">
    <w:pPr>
      <w:pStyle w:val="Header"/>
    </w:pPr>
    <w:r>
      <w:t>DRAFT</w:t>
    </w:r>
    <w:r w:rsidR="00525731">
      <w:t>//</w:t>
    </w:r>
    <w:r>
      <w:t>DELIBERATIVE</w:t>
    </w:r>
    <w:r w:rsidR="00783BBA">
      <w:t>//PREDECISIONAL</w:t>
    </w:r>
  </w:p>
  <w:p w14:paraId="36347132" w14:textId="77777777" w:rsidR="000D4604" w:rsidRDefault="000D46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0CACEB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E54BC8"/>
    <w:multiLevelType w:val="hybridMultilevel"/>
    <w:tmpl w:val="E10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F15D13"/>
    <w:multiLevelType w:val="hybridMultilevel"/>
    <w:tmpl w:val="C1C8A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F60C4F"/>
    <w:multiLevelType w:val="hybridMultilevel"/>
    <w:tmpl w:val="E4C0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A80F0F"/>
    <w:multiLevelType w:val="multilevel"/>
    <w:tmpl w:val="D3C2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3E5EEB"/>
    <w:multiLevelType w:val="hybridMultilevel"/>
    <w:tmpl w:val="3C308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3221103">
    <w:abstractNumId w:val="3"/>
  </w:num>
  <w:num w:numId="2" w16cid:durableId="1213425028">
    <w:abstractNumId w:val="2"/>
  </w:num>
  <w:num w:numId="3" w16cid:durableId="1590429237">
    <w:abstractNumId w:val="5"/>
  </w:num>
  <w:num w:numId="4" w16cid:durableId="860243956">
    <w:abstractNumId w:val="0"/>
  </w:num>
  <w:num w:numId="5" w16cid:durableId="1587615927">
    <w:abstractNumId w:val="1"/>
  </w:num>
  <w:num w:numId="6" w16cid:durableId="178750170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oory, Lida S. EOP/OSTP">
    <w15:presenceInfo w15:providerId="AD" w15:userId="S-1-5-21-2153146651-2037946966-3331982856-181950"/>
  </w15:person>
  <w15:person w15:author="Wynne, Marc A.">
    <w15:presenceInfo w15:providerId="AD" w15:userId="S::Marc.Wynne@va.gov::ed1bfffd-801c-4476-b3b0-7a99ca0587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604"/>
    <w:rsid w:val="00001D86"/>
    <w:rsid w:val="000076D5"/>
    <w:rsid w:val="00014D52"/>
    <w:rsid w:val="00022FCD"/>
    <w:rsid w:val="0002487E"/>
    <w:rsid w:val="000330F5"/>
    <w:rsid w:val="00040A44"/>
    <w:rsid w:val="00041B2A"/>
    <w:rsid w:val="00044741"/>
    <w:rsid w:val="00050D4D"/>
    <w:rsid w:val="00061CE2"/>
    <w:rsid w:val="0006319B"/>
    <w:rsid w:val="00071EC9"/>
    <w:rsid w:val="00082944"/>
    <w:rsid w:val="00091304"/>
    <w:rsid w:val="0009450B"/>
    <w:rsid w:val="000A0E4B"/>
    <w:rsid w:val="000B4389"/>
    <w:rsid w:val="000C5DA4"/>
    <w:rsid w:val="000D256C"/>
    <w:rsid w:val="000D4604"/>
    <w:rsid w:val="000D48F1"/>
    <w:rsid w:val="000D59A5"/>
    <w:rsid w:val="000E064F"/>
    <w:rsid w:val="000F0A15"/>
    <w:rsid w:val="000F0DDD"/>
    <w:rsid w:val="000F475B"/>
    <w:rsid w:val="000F585C"/>
    <w:rsid w:val="001013C5"/>
    <w:rsid w:val="00102ECE"/>
    <w:rsid w:val="00120345"/>
    <w:rsid w:val="0013241F"/>
    <w:rsid w:val="00141246"/>
    <w:rsid w:val="001604F8"/>
    <w:rsid w:val="00160630"/>
    <w:rsid w:val="0017173D"/>
    <w:rsid w:val="00171852"/>
    <w:rsid w:val="0017198E"/>
    <w:rsid w:val="001719E2"/>
    <w:rsid w:val="001757FB"/>
    <w:rsid w:val="00177E3E"/>
    <w:rsid w:val="00194005"/>
    <w:rsid w:val="00194795"/>
    <w:rsid w:val="00194C3F"/>
    <w:rsid w:val="001B7A01"/>
    <w:rsid w:val="001D0CBA"/>
    <w:rsid w:val="001D7348"/>
    <w:rsid w:val="00221E07"/>
    <w:rsid w:val="002364A8"/>
    <w:rsid w:val="0023791E"/>
    <w:rsid w:val="00243B4B"/>
    <w:rsid w:val="00252B7E"/>
    <w:rsid w:val="0025673C"/>
    <w:rsid w:val="002620FC"/>
    <w:rsid w:val="002642A5"/>
    <w:rsid w:val="002664BC"/>
    <w:rsid w:val="0027161D"/>
    <w:rsid w:val="00271760"/>
    <w:rsid w:val="00282C51"/>
    <w:rsid w:val="00283F49"/>
    <w:rsid w:val="00284F30"/>
    <w:rsid w:val="00286F40"/>
    <w:rsid w:val="0029632A"/>
    <w:rsid w:val="002A508D"/>
    <w:rsid w:val="002C38D5"/>
    <w:rsid w:val="002D3DA5"/>
    <w:rsid w:val="002D7322"/>
    <w:rsid w:val="002F4505"/>
    <w:rsid w:val="002F6E38"/>
    <w:rsid w:val="00304909"/>
    <w:rsid w:val="00327EE1"/>
    <w:rsid w:val="0033037F"/>
    <w:rsid w:val="00332B3C"/>
    <w:rsid w:val="00335ED2"/>
    <w:rsid w:val="00344661"/>
    <w:rsid w:val="003527B2"/>
    <w:rsid w:val="003904AB"/>
    <w:rsid w:val="003953D7"/>
    <w:rsid w:val="003B4056"/>
    <w:rsid w:val="003B4BB2"/>
    <w:rsid w:val="003C07B6"/>
    <w:rsid w:val="003D1E48"/>
    <w:rsid w:val="003E7380"/>
    <w:rsid w:val="004142FE"/>
    <w:rsid w:val="00420BDF"/>
    <w:rsid w:val="004315AA"/>
    <w:rsid w:val="00435835"/>
    <w:rsid w:val="00451DAE"/>
    <w:rsid w:val="00452267"/>
    <w:rsid w:val="00457159"/>
    <w:rsid w:val="0046080D"/>
    <w:rsid w:val="00483BAD"/>
    <w:rsid w:val="00483F1E"/>
    <w:rsid w:val="00485884"/>
    <w:rsid w:val="0048663D"/>
    <w:rsid w:val="004901E2"/>
    <w:rsid w:val="004922E9"/>
    <w:rsid w:val="004A2896"/>
    <w:rsid w:val="004A4098"/>
    <w:rsid w:val="004C4BA7"/>
    <w:rsid w:val="004D055D"/>
    <w:rsid w:val="004D2D29"/>
    <w:rsid w:val="004E05C1"/>
    <w:rsid w:val="004E16FB"/>
    <w:rsid w:val="004E1C61"/>
    <w:rsid w:val="0051234E"/>
    <w:rsid w:val="005124C8"/>
    <w:rsid w:val="00525731"/>
    <w:rsid w:val="00546BC6"/>
    <w:rsid w:val="005475CE"/>
    <w:rsid w:val="00556851"/>
    <w:rsid w:val="0055700F"/>
    <w:rsid w:val="00560C84"/>
    <w:rsid w:val="00562759"/>
    <w:rsid w:val="0056352B"/>
    <w:rsid w:val="00565D5F"/>
    <w:rsid w:val="005667AA"/>
    <w:rsid w:val="00567E93"/>
    <w:rsid w:val="00573F7A"/>
    <w:rsid w:val="00577F25"/>
    <w:rsid w:val="005A68D6"/>
    <w:rsid w:val="005C7009"/>
    <w:rsid w:val="005D6CEA"/>
    <w:rsid w:val="005E2351"/>
    <w:rsid w:val="005E288B"/>
    <w:rsid w:val="005E4D27"/>
    <w:rsid w:val="005E581F"/>
    <w:rsid w:val="005E602D"/>
    <w:rsid w:val="005F7A01"/>
    <w:rsid w:val="006009C6"/>
    <w:rsid w:val="006136EC"/>
    <w:rsid w:val="00615204"/>
    <w:rsid w:val="00623A52"/>
    <w:rsid w:val="00663E2C"/>
    <w:rsid w:val="00664D9C"/>
    <w:rsid w:val="00674801"/>
    <w:rsid w:val="00676FF6"/>
    <w:rsid w:val="006A0751"/>
    <w:rsid w:val="006C4E11"/>
    <w:rsid w:val="006D256F"/>
    <w:rsid w:val="006F6608"/>
    <w:rsid w:val="00701955"/>
    <w:rsid w:val="0071429E"/>
    <w:rsid w:val="0071498D"/>
    <w:rsid w:val="00715AA6"/>
    <w:rsid w:val="0073140B"/>
    <w:rsid w:val="00733685"/>
    <w:rsid w:val="00746F7E"/>
    <w:rsid w:val="007470CA"/>
    <w:rsid w:val="00754DAB"/>
    <w:rsid w:val="0076373A"/>
    <w:rsid w:val="0076603B"/>
    <w:rsid w:val="00780BA1"/>
    <w:rsid w:val="00783BBA"/>
    <w:rsid w:val="00786295"/>
    <w:rsid w:val="007C15F8"/>
    <w:rsid w:val="007E2AD5"/>
    <w:rsid w:val="007E45C1"/>
    <w:rsid w:val="007E5861"/>
    <w:rsid w:val="007F1CDA"/>
    <w:rsid w:val="0080433A"/>
    <w:rsid w:val="00811DBB"/>
    <w:rsid w:val="00825A05"/>
    <w:rsid w:val="00836555"/>
    <w:rsid w:val="008468E3"/>
    <w:rsid w:val="0085060D"/>
    <w:rsid w:val="008754CB"/>
    <w:rsid w:val="00877765"/>
    <w:rsid w:val="00886EE4"/>
    <w:rsid w:val="008A110C"/>
    <w:rsid w:val="008D021C"/>
    <w:rsid w:val="008D4D95"/>
    <w:rsid w:val="008E0206"/>
    <w:rsid w:val="008E4B7E"/>
    <w:rsid w:val="008F2163"/>
    <w:rsid w:val="008F62CB"/>
    <w:rsid w:val="008F7992"/>
    <w:rsid w:val="0091003E"/>
    <w:rsid w:val="00911FDE"/>
    <w:rsid w:val="009175CF"/>
    <w:rsid w:val="0092735D"/>
    <w:rsid w:val="00935DA7"/>
    <w:rsid w:val="00950844"/>
    <w:rsid w:val="0098404C"/>
    <w:rsid w:val="0098560F"/>
    <w:rsid w:val="00987852"/>
    <w:rsid w:val="009A2755"/>
    <w:rsid w:val="009A587A"/>
    <w:rsid w:val="009B267C"/>
    <w:rsid w:val="009D3A50"/>
    <w:rsid w:val="009D4972"/>
    <w:rsid w:val="009D6723"/>
    <w:rsid w:val="009E5B76"/>
    <w:rsid w:val="009F5E41"/>
    <w:rsid w:val="009F7BCC"/>
    <w:rsid w:val="00A12F64"/>
    <w:rsid w:val="00A2392B"/>
    <w:rsid w:val="00A53155"/>
    <w:rsid w:val="00A566C0"/>
    <w:rsid w:val="00A64409"/>
    <w:rsid w:val="00A823FA"/>
    <w:rsid w:val="00A9234B"/>
    <w:rsid w:val="00A93C18"/>
    <w:rsid w:val="00AA0B4A"/>
    <w:rsid w:val="00AA6B57"/>
    <w:rsid w:val="00AB1D4B"/>
    <w:rsid w:val="00AB6100"/>
    <w:rsid w:val="00AD47D7"/>
    <w:rsid w:val="00AE6955"/>
    <w:rsid w:val="00AF5C6F"/>
    <w:rsid w:val="00B00543"/>
    <w:rsid w:val="00B01699"/>
    <w:rsid w:val="00B01EB2"/>
    <w:rsid w:val="00B03B3B"/>
    <w:rsid w:val="00B06927"/>
    <w:rsid w:val="00B23BE4"/>
    <w:rsid w:val="00B319D5"/>
    <w:rsid w:val="00B46EAB"/>
    <w:rsid w:val="00B51CB2"/>
    <w:rsid w:val="00B66718"/>
    <w:rsid w:val="00B778DA"/>
    <w:rsid w:val="00B77BFE"/>
    <w:rsid w:val="00B8203F"/>
    <w:rsid w:val="00B87733"/>
    <w:rsid w:val="00B91B3A"/>
    <w:rsid w:val="00B96124"/>
    <w:rsid w:val="00BA7561"/>
    <w:rsid w:val="00BB7202"/>
    <w:rsid w:val="00BC42C3"/>
    <w:rsid w:val="00BD3796"/>
    <w:rsid w:val="00BD3F2C"/>
    <w:rsid w:val="00BD768D"/>
    <w:rsid w:val="00BE32A2"/>
    <w:rsid w:val="00BE32FE"/>
    <w:rsid w:val="00BE47E6"/>
    <w:rsid w:val="00BE70EB"/>
    <w:rsid w:val="00BF23B7"/>
    <w:rsid w:val="00BF26F8"/>
    <w:rsid w:val="00BF6E96"/>
    <w:rsid w:val="00C04188"/>
    <w:rsid w:val="00C07AF3"/>
    <w:rsid w:val="00C1163C"/>
    <w:rsid w:val="00C132ED"/>
    <w:rsid w:val="00C37E6E"/>
    <w:rsid w:val="00C40496"/>
    <w:rsid w:val="00C5395D"/>
    <w:rsid w:val="00C5548E"/>
    <w:rsid w:val="00C704A8"/>
    <w:rsid w:val="00C75AA2"/>
    <w:rsid w:val="00C77049"/>
    <w:rsid w:val="00C84BA2"/>
    <w:rsid w:val="00C867BA"/>
    <w:rsid w:val="00C90F4A"/>
    <w:rsid w:val="00CB10D0"/>
    <w:rsid w:val="00CC376B"/>
    <w:rsid w:val="00CC448C"/>
    <w:rsid w:val="00CD03B0"/>
    <w:rsid w:val="00CD1456"/>
    <w:rsid w:val="00CD318F"/>
    <w:rsid w:val="00CD5A72"/>
    <w:rsid w:val="00CE529E"/>
    <w:rsid w:val="00CF1135"/>
    <w:rsid w:val="00CF21DE"/>
    <w:rsid w:val="00CF5D70"/>
    <w:rsid w:val="00D0067A"/>
    <w:rsid w:val="00D0335E"/>
    <w:rsid w:val="00D21600"/>
    <w:rsid w:val="00D2185F"/>
    <w:rsid w:val="00D2241A"/>
    <w:rsid w:val="00D23781"/>
    <w:rsid w:val="00D251BA"/>
    <w:rsid w:val="00D2668F"/>
    <w:rsid w:val="00D51585"/>
    <w:rsid w:val="00D60A77"/>
    <w:rsid w:val="00D636E0"/>
    <w:rsid w:val="00D817E0"/>
    <w:rsid w:val="00D96CA2"/>
    <w:rsid w:val="00DA6D4C"/>
    <w:rsid w:val="00DC30DC"/>
    <w:rsid w:val="00DD1E14"/>
    <w:rsid w:val="00DD67C2"/>
    <w:rsid w:val="00DD6962"/>
    <w:rsid w:val="00DE64EC"/>
    <w:rsid w:val="00DF1573"/>
    <w:rsid w:val="00E03B39"/>
    <w:rsid w:val="00E10DE2"/>
    <w:rsid w:val="00E14886"/>
    <w:rsid w:val="00E23D5B"/>
    <w:rsid w:val="00E250B5"/>
    <w:rsid w:val="00E26447"/>
    <w:rsid w:val="00E2669E"/>
    <w:rsid w:val="00E3709A"/>
    <w:rsid w:val="00E44D38"/>
    <w:rsid w:val="00E46C0D"/>
    <w:rsid w:val="00E60448"/>
    <w:rsid w:val="00E616D5"/>
    <w:rsid w:val="00E6504F"/>
    <w:rsid w:val="00E71927"/>
    <w:rsid w:val="00E719A0"/>
    <w:rsid w:val="00E74130"/>
    <w:rsid w:val="00EA15F2"/>
    <w:rsid w:val="00EA7024"/>
    <w:rsid w:val="00EB46CF"/>
    <w:rsid w:val="00EB727B"/>
    <w:rsid w:val="00ED533E"/>
    <w:rsid w:val="00EE4E33"/>
    <w:rsid w:val="00F03453"/>
    <w:rsid w:val="00F149DF"/>
    <w:rsid w:val="00F2391C"/>
    <w:rsid w:val="00F30BC4"/>
    <w:rsid w:val="00F34C48"/>
    <w:rsid w:val="00F4312D"/>
    <w:rsid w:val="00F51DF3"/>
    <w:rsid w:val="00F61ABA"/>
    <w:rsid w:val="00F62DF2"/>
    <w:rsid w:val="00F71927"/>
    <w:rsid w:val="00F720C4"/>
    <w:rsid w:val="00F80344"/>
    <w:rsid w:val="00F81947"/>
    <w:rsid w:val="00FA00FE"/>
    <w:rsid w:val="00FA71BC"/>
    <w:rsid w:val="00FB4960"/>
    <w:rsid w:val="00FB4F5B"/>
    <w:rsid w:val="00FC02D8"/>
    <w:rsid w:val="00FC0C08"/>
    <w:rsid w:val="00FD2A66"/>
    <w:rsid w:val="00FE2E1E"/>
    <w:rsid w:val="00FE39F2"/>
    <w:rsid w:val="00FE6678"/>
    <w:rsid w:val="096E947D"/>
    <w:rsid w:val="0F10D442"/>
    <w:rsid w:val="11DB141A"/>
    <w:rsid w:val="14D0E51B"/>
    <w:rsid w:val="1A356B76"/>
    <w:rsid w:val="1AACEE92"/>
    <w:rsid w:val="1AC6AA4A"/>
    <w:rsid w:val="205B5BD0"/>
    <w:rsid w:val="218D50A1"/>
    <w:rsid w:val="22A9840A"/>
    <w:rsid w:val="2B10EED3"/>
    <w:rsid w:val="2CE76BB8"/>
    <w:rsid w:val="36872AC1"/>
    <w:rsid w:val="369B6588"/>
    <w:rsid w:val="3A1C60BA"/>
    <w:rsid w:val="3B9D67C4"/>
    <w:rsid w:val="3EAE6815"/>
    <w:rsid w:val="500BB9F4"/>
    <w:rsid w:val="511D1B2A"/>
    <w:rsid w:val="5189B2C6"/>
    <w:rsid w:val="5293F73A"/>
    <w:rsid w:val="568B3E4D"/>
    <w:rsid w:val="62A7202C"/>
    <w:rsid w:val="67A16E2E"/>
    <w:rsid w:val="702D1FA5"/>
    <w:rsid w:val="71230DA7"/>
    <w:rsid w:val="72716733"/>
    <w:rsid w:val="7974B4AA"/>
    <w:rsid w:val="7D1BAF8F"/>
    <w:rsid w:val="7F440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F62BB"/>
  <w15:chartTrackingRefBased/>
  <w15:docId w15:val="{BD3F8216-572D-4F91-B9BA-AB2BCD0F4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731"/>
    <w:pPr>
      <w:spacing w:before="240" w:after="0" w:line="240" w:lineRule="auto"/>
      <w:contextualSpacing/>
      <w:outlineLvl w:val="0"/>
    </w:pPr>
    <w:rPr>
      <w:rFonts w:ascii="Times New Roman" w:eastAsia="Calibri" w:hAnsi="Times New Roman" w:cs="Times New Roman"/>
      <w:b/>
      <w:color w:val="0A2458"/>
      <w:sz w:val="28"/>
      <w:szCs w:val="23"/>
      <w:u w:color="0A2644"/>
      <w:bdr w:val="nil"/>
    </w:rPr>
  </w:style>
  <w:style w:type="paragraph" w:styleId="Heading3">
    <w:name w:val="heading 3"/>
    <w:basedOn w:val="Normal"/>
    <w:next w:val="Normal"/>
    <w:link w:val="Heading3Char"/>
    <w:uiPriority w:val="9"/>
    <w:semiHidden/>
    <w:unhideWhenUsed/>
    <w:qFormat/>
    <w:rsid w:val="00D216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46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604"/>
  </w:style>
  <w:style w:type="paragraph" w:styleId="Footer">
    <w:name w:val="footer"/>
    <w:basedOn w:val="Normal"/>
    <w:link w:val="FooterChar"/>
    <w:uiPriority w:val="99"/>
    <w:unhideWhenUsed/>
    <w:rsid w:val="000D46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604"/>
  </w:style>
  <w:style w:type="character" w:customStyle="1" w:styleId="Heading1Char">
    <w:name w:val="Heading 1 Char"/>
    <w:basedOn w:val="DefaultParagraphFont"/>
    <w:link w:val="Heading1"/>
    <w:uiPriority w:val="9"/>
    <w:rsid w:val="00525731"/>
    <w:rPr>
      <w:rFonts w:ascii="Times New Roman" w:eastAsia="Calibri" w:hAnsi="Times New Roman" w:cs="Times New Roman"/>
      <w:b/>
      <w:color w:val="0A2458"/>
      <w:sz w:val="28"/>
      <w:szCs w:val="23"/>
      <w:u w:color="0A2644"/>
      <w:bdr w:val="nil"/>
    </w:rPr>
  </w:style>
  <w:style w:type="paragraph" w:styleId="CommentText">
    <w:name w:val="annotation text"/>
    <w:link w:val="CommentTextChar"/>
    <w:uiPriority w:val="99"/>
    <w:rsid w:val="009A587A"/>
    <w:pPr>
      <w:spacing w:after="0" w:line="240" w:lineRule="auto"/>
    </w:pPr>
    <w:rPr>
      <w:rFonts w:ascii="Arial" w:eastAsia="Times New Roman" w:hAnsi="Arial" w:cs="Times New Roman"/>
      <w:sz w:val="16"/>
      <w:szCs w:val="24"/>
    </w:rPr>
  </w:style>
  <w:style w:type="character" w:customStyle="1" w:styleId="CommentTextChar">
    <w:name w:val="Comment Text Char"/>
    <w:basedOn w:val="DefaultParagraphFont"/>
    <w:link w:val="CommentText"/>
    <w:uiPriority w:val="99"/>
    <w:rsid w:val="009A587A"/>
    <w:rPr>
      <w:rFonts w:ascii="Arial" w:eastAsia="Times New Roman" w:hAnsi="Arial" w:cs="Times New Roman"/>
      <w:sz w:val="16"/>
      <w:szCs w:val="24"/>
    </w:rPr>
  </w:style>
  <w:style w:type="character" w:styleId="CommentReference">
    <w:name w:val="annotation reference"/>
    <w:basedOn w:val="DefaultParagraphFont"/>
    <w:uiPriority w:val="99"/>
    <w:rsid w:val="009A587A"/>
    <w:rPr>
      <w:rFonts w:cs="Times New Roman"/>
      <w:sz w:val="16"/>
      <w:szCs w:val="16"/>
    </w:rPr>
  </w:style>
  <w:style w:type="paragraph" w:styleId="BodyText">
    <w:name w:val="Body Text"/>
    <w:link w:val="BodyTextChar"/>
    <w:qFormat/>
    <w:rsid w:val="005475CE"/>
    <w:pPr>
      <w:spacing w:after="120" w:line="320" w:lineRule="atLeast"/>
      <w:ind w:firstLine="504"/>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5475CE"/>
    <w:rPr>
      <w:rFonts w:ascii="Times New Roman" w:eastAsia="Times New Roman" w:hAnsi="Times New Roman" w:cs="Times New Roman"/>
      <w:sz w:val="24"/>
      <w:szCs w:val="24"/>
    </w:rPr>
  </w:style>
  <w:style w:type="character" w:styleId="FootnoteReference">
    <w:name w:val="footnote reference"/>
    <w:uiPriority w:val="99"/>
    <w:rsid w:val="00CF21DE"/>
    <w:rPr>
      <w:sz w:val="24"/>
      <w:vertAlign w:val="superscript"/>
    </w:rPr>
  </w:style>
  <w:style w:type="paragraph" w:styleId="FootnoteText">
    <w:name w:val="footnote text"/>
    <w:link w:val="FootnoteTextChar"/>
    <w:uiPriority w:val="99"/>
    <w:rsid w:val="00CF21DE"/>
    <w:pPr>
      <w:tabs>
        <w:tab w:val="left" w:pos="288"/>
      </w:tabs>
      <w:spacing w:after="60" w:line="200" w:lineRule="atLeast"/>
      <w:ind w:left="288" w:hanging="288"/>
    </w:pPr>
    <w:rPr>
      <w:rFonts w:ascii="Times New Roman" w:eastAsia="Times New Roman" w:hAnsi="Times New Roman" w:cs="Times New Roman"/>
      <w:sz w:val="20"/>
      <w:szCs w:val="24"/>
    </w:rPr>
  </w:style>
  <w:style w:type="character" w:customStyle="1" w:styleId="FootnoteTextChar">
    <w:name w:val="Footnote Text Char"/>
    <w:basedOn w:val="DefaultParagraphFont"/>
    <w:link w:val="FootnoteText"/>
    <w:uiPriority w:val="99"/>
    <w:rsid w:val="00CF21DE"/>
    <w:rPr>
      <w:rFonts w:ascii="Times New Roman" w:eastAsia="Times New Roman" w:hAnsi="Times New Roman" w:cs="Times New Roman"/>
      <w:sz w:val="20"/>
      <w:szCs w:val="24"/>
    </w:rPr>
  </w:style>
  <w:style w:type="character" w:styleId="Hyperlink">
    <w:name w:val="Hyperlink"/>
    <w:basedOn w:val="DefaultParagraphFont"/>
    <w:uiPriority w:val="99"/>
    <w:rsid w:val="00CF21DE"/>
    <w:rPr>
      <w:color w:val="auto"/>
      <w:u w:val="none"/>
      <w:bdr w:val="none" w:sz="0" w:space="0" w:color="auto"/>
      <w:shd w:val="clear" w:color="auto" w:fill="auto"/>
    </w:rPr>
  </w:style>
  <w:style w:type="paragraph" w:customStyle="1" w:styleId="BodyText-Next">
    <w:name w:val="Body Text-Next"/>
    <w:next w:val="ListBullet"/>
    <w:link w:val="BodyText-NextChar"/>
    <w:qFormat/>
    <w:rsid w:val="00CF21DE"/>
    <w:pPr>
      <w:keepNext/>
      <w:spacing w:after="120" w:line="320" w:lineRule="atLeast"/>
      <w:ind w:firstLine="504"/>
      <w:jc w:val="both"/>
    </w:pPr>
    <w:rPr>
      <w:rFonts w:ascii="Times New Roman" w:eastAsia="Times New Roman" w:hAnsi="Times New Roman" w:cs="Times New Roman"/>
      <w:sz w:val="24"/>
      <w:szCs w:val="24"/>
    </w:rPr>
  </w:style>
  <w:style w:type="character" w:customStyle="1" w:styleId="BodyText-NextChar">
    <w:name w:val="Body Text-Next Char"/>
    <w:basedOn w:val="DefaultParagraphFont"/>
    <w:link w:val="BodyText-Next"/>
    <w:rsid w:val="00CF21DE"/>
    <w:rPr>
      <w:rFonts w:ascii="Times New Roman" w:eastAsia="Times New Roman" w:hAnsi="Times New Roman" w:cs="Times New Roman"/>
      <w:sz w:val="24"/>
      <w:szCs w:val="24"/>
    </w:rPr>
  </w:style>
  <w:style w:type="paragraph" w:styleId="ListParagraph">
    <w:name w:val="List Paragraph"/>
    <w:basedOn w:val="Normal"/>
    <w:uiPriority w:val="34"/>
    <w:qFormat/>
    <w:rsid w:val="00CF21DE"/>
    <w:pPr>
      <w:ind w:left="720"/>
      <w:contextualSpacing/>
    </w:pPr>
  </w:style>
  <w:style w:type="paragraph" w:styleId="ListBullet">
    <w:name w:val="List Bullet"/>
    <w:basedOn w:val="Normal"/>
    <w:uiPriority w:val="99"/>
    <w:semiHidden/>
    <w:unhideWhenUsed/>
    <w:rsid w:val="00CF21DE"/>
    <w:pPr>
      <w:ind w:left="720" w:hanging="360"/>
      <w:contextualSpacing/>
    </w:pPr>
  </w:style>
  <w:style w:type="paragraph" w:styleId="CommentSubject">
    <w:name w:val="annotation subject"/>
    <w:basedOn w:val="CommentText"/>
    <w:next w:val="CommentText"/>
    <w:link w:val="CommentSubjectChar"/>
    <w:uiPriority w:val="99"/>
    <w:semiHidden/>
    <w:unhideWhenUsed/>
    <w:rsid w:val="003953D7"/>
    <w:pPr>
      <w:spacing w:after="160"/>
    </w:pPr>
    <w:rPr>
      <w:rFonts w:asciiTheme="minorHAnsi" w:eastAsiaTheme="minorHAnsi" w:hAnsiTheme="minorHAnsi" w:cstheme="minorBidi"/>
      <w:b/>
      <w:bCs/>
      <w:sz w:val="20"/>
      <w:szCs w:val="20"/>
    </w:rPr>
  </w:style>
  <w:style w:type="character" w:customStyle="1" w:styleId="CommentSubjectChar">
    <w:name w:val="Comment Subject Char"/>
    <w:basedOn w:val="CommentTextChar"/>
    <w:link w:val="CommentSubject"/>
    <w:uiPriority w:val="99"/>
    <w:semiHidden/>
    <w:rsid w:val="003953D7"/>
    <w:rPr>
      <w:rFonts w:ascii="Arial" w:eastAsia="Times New Roman" w:hAnsi="Arial" w:cs="Times New Roman"/>
      <w:b/>
      <w:bCs/>
      <w:sz w:val="20"/>
      <w:szCs w:val="20"/>
    </w:rPr>
  </w:style>
  <w:style w:type="character" w:customStyle="1" w:styleId="Heading3Char">
    <w:name w:val="Heading 3 Char"/>
    <w:basedOn w:val="DefaultParagraphFont"/>
    <w:link w:val="Heading3"/>
    <w:uiPriority w:val="9"/>
    <w:semiHidden/>
    <w:rsid w:val="00D21600"/>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76603B"/>
    <w:rPr>
      <w:color w:val="605E5C"/>
      <w:shd w:val="clear" w:color="auto" w:fill="E1DFDD"/>
    </w:rPr>
  </w:style>
  <w:style w:type="paragraph" w:styleId="Revision">
    <w:name w:val="Revision"/>
    <w:hidden/>
    <w:uiPriority w:val="99"/>
    <w:semiHidden/>
    <w:rsid w:val="00B96124"/>
    <w:pPr>
      <w:spacing w:after="0" w:line="240" w:lineRule="auto"/>
    </w:pPr>
  </w:style>
  <w:style w:type="character" w:styleId="FollowedHyperlink">
    <w:name w:val="FollowedHyperlink"/>
    <w:basedOn w:val="DefaultParagraphFont"/>
    <w:uiPriority w:val="99"/>
    <w:semiHidden/>
    <w:unhideWhenUsed/>
    <w:rsid w:val="00BB7202"/>
    <w:rPr>
      <w:color w:val="954F72" w:themeColor="followedHyperlink"/>
      <w:u w:val="single"/>
    </w:rPr>
  </w:style>
  <w:style w:type="paragraph" w:styleId="TOCHeading">
    <w:name w:val="TOC Heading"/>
    <w:basedOn w:val="Heading1"/>
    <w:next w:val="Normal"/>
    <w:uiPriority w:val="39"/>
    <w:unhideWhenUsed/>
    <w:qFormat/>
    <w:rsid w:val="009F7BCC"/>
    <w:pPr>
      <w:keepNext/>
      <w:keepLines/>
      <w:spacing w:line="259" w:lineRule="auto"/>
      <w:contextualSpacing w:val="0"/>
      <w:outlineLvl w:val="9"/>
    </w:pPr>
    <w:rPr>
      <w:rFonts w:asciiTheme="majorHAnsi" w:eastAsiaTheme="majorEastAsia" w:hAnsiTheme="majorHAnsi" w:cstheme="majorBidi"/>
      <w:b w:val="0"/>
      <w:color w:val="2F5496" w:themeColor="accent1" w:themeShade="BF"/>
      <w:sz w:val="32"/>
      <w:szCs w:val="32"/>
      <w:bdr w:val="none" w:sz="0" w:space="0" w:color="auto"/>
    </w:rPr>
  </w:style>
  <w:style w:type="paragraph" w:styleId="TOC1">
    <w:name w:val="toc 1"/>
    <w:basedOn w:val="Normal"/>
    <w:next w:val="Normal"/>
    <w:autoRedefine/>
    <w:uiPriority w:val="39"/>
    <w:unhideWhenUsed/>
    <w:rsid w:val="009F7BC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7391703">
      <w:bodyDiv w:val="1"/>
      <w:marLeft w:val="0"/>
      <w:marRight w:val="0"/>
      <w:marTop w:val="0"/>
      <w:marBottom w:val="0"/>
      <w:divBdr>
        <w:top w:val="none" w:sz="0" w:space="0" w:color="auto"/>
        <w:left w:val="none" w:sz="0" w:space="0" w:color="auto"/>
        <w:bottom w:val="none" w:sz="0" w:space="0" w:color="auto"/>
        <w:right w:val="none" w:sz="0" w:space="0" w:color="auto"/>
      </w:divBdr>
    </w:div>
    <w:div w:id="1167868573">
      <w:bodyDiv w:val="1"/>
      <w:marLeft w:val="0"/>
      <w:marRight w:val="0"/>
      <w:marTop w:val="0"/>
      <w:marBottom w:val="0"/>
      <w:divBdr>
        <w:top w:val="none" w:sz="0" w:space="0" w:color="auto"/>
        <w:left w:val="none" w:sz="0" w:space="0" w:color="auto"/>
        <w:bottom w:val="none" w:sz="0" w:space="0" w:color="auto"/>
        <w:right w:val="none" w:sz="0" w:space="0" w:color="auto"/>
      </w:divBdr>
    </w:div>
    <w:div w:id="1384408854">
      <w:bodyDiv w:val="1"/>
      <w:marLeft w:val="0"/>
      <w:marRight w:val="0"/>
      <w:marTop w:val="0"/>
      <w:marBottom w:val="0"/>
      <w:divBdr>
        <w:top w:val="none" w:sz="0" w:space="0" w:color="auto"/>
        <w:left w:val="none" w:sz="0" w:space="0" w:color="auto"/>
        <w:bottom w:val="none" w:sz="0" w:space="0" w:color="auto"/>
        <w:right w:val="none" w:sz="0" w:space="0" w:color="auto"/>
      </w:divBdr>
    </w:div>
    <w:div w:id="176233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www.whitehouse.gov/wp-content/uploads/2022/10/Biden-Harris-Administrations-National-Security-Strategy-10.2022.pd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www.whitehouse.gov/ostp" TargetMode="Externa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microsoft.com/office/2011/relationships/commentsExtended" Target="commentsExtended.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s>
</file>

<file path=word/_rels/footnotes.xml.rels><?xml version='1.0' encoding='UTF-8' standalone='yes'?>
<Relationships xmlns="http://schemas.openxmlformats.org/package/2006/relationships"><Relationship Id="rId8" Type="http://schemas.openxmlformats.org/officeDocument/2006/relationships/hyperlink" Target="https://www.manufacturingusa.com/pages/how-we-work" TargetMode="External"/><Relationship Id="rId13" Type="http://schemas.openxmlformats.org/officeDocument/2006/relationships/hyperlink" Target="https://www.whitehouse.gov/wp-content/uploads/2022/10/Biden-Harris-Administrations-National-Security-Strategy-10.2022.pdf" TargetMode="External"/><Relationship Id="rId3" Type="http://schemas.openxmlformats.org/officeDocument/2006/relationships/hyperlink" Target="https://www.whitehouse.gov/wp-content/uploads/2022/10/Biden-Harris-Administrations-National-Security-Strategy-10.2022.pdf" TargetMode="External"/><Relationship Id="rId7" Type="http://schemas.openxmlformats.org/officeDocument/2006/relationships/hyperlink" Target="https://www.nsf.gov/news/special_reports/cyber/Cyberinfrastructure%20_NSF.pdf" TargetMode="External"/><Relationship Id="rId12" Type="http://schemas.openxmlformats.org/officeDocument/2006/relationships/hyperlink" Target="https://www.dni.gov/files/ODNI/documents/assessments/ATA-2023-Unclassified-Report.pdf" TargetMode="External"/><Relationship Id="rId2" Type="http://schemas.openxmlformats.org/officeDocument/2006/relationships/hyperlink" Target="https://www.whitehouse.gov/wp-content/uploads/2023/08/FY2025-OMB-OSTP-RD-Budget-Priorities-Memo.pdf" TargetMode="External"/><Relationship Id="rId1" Type="http://schemas.openxmlformats.org/officeDocument/2006/relationships/hyperlink" Target="https://www.whitehouse.gov/wp-content/uploads/2023/03/ap_6_research_fy2024.pdf" TargetMode="External"/><Relationship Id="rId6" Type="http://schemas.openxmlformats.org/officeDocument/2006/relationships/hyperlink" Target="https://knowledgeinfrastructures.gseis.ucla.edu/" TargetMode="External"/><Relationship Id="rId11" Type="http://schemas.openxmlformats.org/officeDocument/2006/relationships/hyperlink" Target="https://www.scsp.ai/wp-content/uploads/2022/09/SCSP-Mid-Decade-Challenges-to-National-Competitiveness.pdf" TargetMode="External"/><Relationship Id="rId5" Type="http://schemas.openxmlformats.org/officeDocument/2006/relationships/hyperlink" Target="https://www.whitehouse.gov/ostp/news-updates/2022/12/12/biden-harris-administration-announces-historic-actions-to-advance-national-vision-for-stemm-equity-and-excellence/" TargetMode="External"/><Relationship Id="rId10" Type="http://schemas.openxmlformats.org/officeDocument/2006/relationships/hyperlink" Target="https://ncses.nsf.gov/pubs/nsb20221/u-s-and-global-research-and-development" TargetMode="External"/><Relationship Id="rId4" Type="http://schemas.openxmlformats.org/officeDocument/2006/relationships/hyperlink" Target="https://www.whitehouse.gov/wp-content/uploads/2021/10/NSTC-NSO-RDI-_REV_FINAL-10-2021.pdf" TargetMode="External"/><Relationship Id="rId9" Type="http://schemas.openxmlformats.org/officeDocument/2006/relationships/hyperlink" Target="https://ncses.nsf.gov/pubs/nsb20221/u-s-and-global-research-and-development" TargetMode="External"/><Relationship Id="rId14" Type="http://schemas.openxmlformats.org/officeDocument/2006/relationships/hyperlink" Target="https://www.whitehouse.gov/wp-content/uploads/2021/10/NSTC-NSO-RDI-_REV_FINAL-10-2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Precision Oncology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B0D11C-1633-408D-848D-354D59105BC4}">
  <ds:schemaRefs>
    <ds:schemaRef ds:uri="http://schemas.microsoft.com/office/2006/metadata/properties"/>
    <ds:schemaRef ds:uri="http://schemas.microsoft.com/office/infopath/2007/PartnerControls"/>
    <ds:schemaRef ds:uri="0e79cc8a-b2b4-45e6-ac67-7a7a30246dfa"/>
  </ds:schemaRefs>
</ds:datastoreItem>
</file>

<file path=customXml/itemProps2.xml><?xml version="1.0" encoding="utf-8"?>
<ds:datastoreItem xmlns:ds="http://schemas.openxmlformats.org/officeDocument/2006/customXml" ds:itemID="{51F0EF43-A4E6-4F50-B917-C88F47834D7F}">
  <ds:schemaRefs>
    <ds:schemaRef ds:uri="http://schemas.openxmlformats.org/officeDocument/2006/bibliography"/>
  </ds:schemaRefs>
</ds:datastoreItem>
</file>

<file path=customXml/itemProps3.xml><?xml version="1.0" encoding="utf-8"?>
<ds:datastoreItem xmlns:ds="http://schemas.openxmlformats.org/officeDocument/2006/customXml" ds:itemID="{5D1CEDCA-A7AE-4A25-A909-226F7BBCDC94}"/>
</file>

<file path=customXml/itemProps4.xml><?xml version="1.0" encoding="utf-8"?>
<ds:datastoreItem xmlns:ds="http://schemas.openxmlformats.org/officeDocument/2006/customXml" ds:itemID="{2650E59F-291D-4283-9DB0-79C6C3017F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12016</Words>
  <Characters>68497</Characters>
  <Application>Microsoft Office Word</Application>
  <DocSecurity>4</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80353</CharactersWithSpaces>
  <SharedDoc>false</SharedDoc>
  <HLinks>
    <vt:vector size="96" baseType="variant">
      <vt:variant>
        <vt:i4>4390921</vt:i4>
      </vt:variant>
      <vt:variant>
        <vt:i4>3</vt:i4>
      </vt:variant>
      <vt:variant>
        <vt:i4>0</vt:i4>
      </vt:variant>
      <vt:variant>
        <vt:i4>5</vt:i4>
      </vt:variant>
      <vt:variant>
        <vt:lpwstr>https://www.whitehouse.gov/wp-content/uploads/2022/10/Biden-Harris-Administrations-National-Security-Strategy-10.2022.pdf</vt:lpwstr>
      </vt:variant>
      <vt:variant>
        <vt:lpwstr/>
      </vt:variant>
      <vt:variant>
        <vt:i4>2162750</vt:i4>
      </vt:variant>
      <vt:variant>
        <vt:i4>0</vt:i4>
      </vt:variant>
      <vt:variant>
        <vt:i4>0</vt:i4>
      </vt:variant>
      <vt:variant>
        <vt:i4>5</vt:i4>
      </vt:variant>
      <vt:variant>
        <vt:lpwstr>http://www.whitehouse.gov/ostp</vt:lpwstr>
      </vt:variant>
      <vt:variant>
        <vt:lpwstr/>
      </vt:variant>
      <vt:variant>
        <vt:i4>4587548</vt:i4>
      </vt:variant>
      <vt:variant>
        <vt:i4>39</vt:i4>
      </vt:variant>
      <vt:variant>
        <vt:i4>0</vt:i4>
      </vt:variant>
      <vt:variant>
        <vt:i4>5</vt:i4>
      </vt:variant>
      <vt:variant>
        <vt:lpwstr>https://www.whitehouse.gov/wp-content/uploads/2021/10/NSTC-NSO-RDI-_REV_FINAL-10-2021.pdf</vt:lpwstr>
      </vt:variant>
      <vt:variant>
        <vt:lpwstr/>
      </vt:variant>
      <vt:variant>
        <vt:i4>4390921</vt:i4>
      </vt:variant>
      <vt:variant>
        <vt:i4>36</vt:i4>
      </vt:variant>
      <vt:variant>
        <vt:i4>0</vt:i4>
      </vt:variant>
      <vt:variant>
        <vt:i4>5</vt:i4>
      </vt:variant>
      <vt:variant>
        <vt:lpwstr>https://www.whitehouse.gov/wp-content/uploads/2022/10/Biden-Harris-Administrations-National-Security-Strategy-10.2022.pdf</vt:lpwstr>
      </vt:variant>
      <vt:variant>
        <vt:lpwstr/>
      </vt:variant>
      <vt:variant>
        <vt:i4>131082</vt:i4>
      </vt:variant>
      <vt:variant>
        <vt:i4>33</vt:i4>
      </vt:variant>
      <vt:variant>
        <vt:i4>0</vt:i4>
      </vt:variant>
      <vt:variant>
        <vt:i4>5</vt:i4>
      </vt:variant>
      <vt:variant>
        <vt:lpwstr>https://www.dni.gov/files/ODNI/documents/assessments/ATA-2023-Unclassified-Report.pdf</vt:lpwstr>
      </vt:variant>
      <vt:variant>
        <vt:lpwstr/>
      </vt:variant>
      <vt:variant>
        <vt:i4>4980820</vt:i4>
      </vt:variant>
      <vt:variant>
        <vt:i4>30</vt:i4>
      </vt:variant>
      <vt:variant>
        <vt:i4>0</vt:i4>
      </vt:variant>
      <vt:variant>
        <vt:i4>5</vt:i4>
      </vt:variant>
      <vt:variant>
        <vt:lpwstr>https://www.scsp.ai/wp-content/uploads/2022/09/SCSP-Mid-Decade-Challenges-to-National-Competitiveness.pdf</vt:lpwstr>
      </vt:variant>
      <vt:variant>
        <vt:lpwstr/>
      </vt:variant>
      <vt:variant>
        <vt:i4>2293883</vt:i4>
      </vt:variant>
      <vt:variant>
        <vt:i4>27</vt:i4>
      </vt:variant>
      <vt:variant>
        <vt:i4>0</vt:i4>
      </vt:variant>
      <vt:variant>
        <vt:i4>5</vt:i4>
      </vt:variant>
      <vt:variant>
        <vt:lpwstr>https://ncses.nsf.gov/pubs/nsb20221/u-s-and-global-research-and-development</vt:lpwstr>
      </vt:variant>
      <vt:variant>
        <vt:lpwstr/>
      </vt:variant>
      <vt:variant>
        <vt:i4>2293883</vt:i4>
      </vt:variant>
      <vt:variant>
        <vt:i4>24</vt:i4>
      </vt:variant>
      <vt:variant>
        <vt:i4>0</vt:i4>
      </vt:variant>
      <vt:variant>
        <vt:i4>5</vt:i4>
      </vt:variant>
      <vt:variant>
        <vt:lpwstr>https://ncses.nsf.gov/pubs/nsb20221/u-s-and-global-research-and-development</vt:lpwstr>
      </vt:variant>
      <vt:variant>
        <vt:lpwstr/>
      </vt:variant>
      <vt:variant>
        <vt:i4>6946857</vt:i4>
      </vt:variant>
      <vt:variant>
        <vt:i4>21</vt:i4>
      </vt:variant>
      <vt:variant>
        <vt:i4>0</vt:i4>
      </vt:variant>
      <vt:variant>
        <vt:i4>5</vt:i4>
      </vt:variant>
      <vt:variant>
        <vt:lpwstr>https://www.manufacturingusa.com/pages/how-we-work</vt:lpwstr>
      </vt:variant>
      <vt:variant>
        <vt:lpwstr/>
      </vt:variant>
      <vt:variant>
        <vt:i4>5963789</vt:i4>
      </vt:variant>
      <vt:variant>
        <vt:i4>18</vt:i4>
      </vt:variant>
      <vt:variant>
        <vt:i4>0</vt:i4>
      </vt:variant>
      <vt:variant>
        <vt:i4>5</vt:i4>
      </vt:variant>
      <vt:variant>
        <vt:lpwstr>https://www.nsf.gov/news/special_reports/cyber/Cyberinfrastructure _NSF.pdf</vt:lpwstr>
      </vt:variant>
      <vt:variant>
        <vt:lpwstr/>
      </vt:variant>
      <vt:variant>
        <vt:i4>1441873</vt:i4>
      </vt:variant>
      <vt:variant>
        <vt:i4>15</vt:i4>
      </vt:variant>
      <vt:variant>
        <vt:i4>0</vt:i4>
      </vt:variant>
      <vt:variant>
        <vt:i4>5</vt:i4>
      </vt:variant>
      <vt:variant>
        <vt:lpwstr>https://knowledgeinfrastructures.gseis.ucla.edu/</vt:lpwstr>
      </vt:variant>
      <vt:variant>
        <vt:lpwstr>:~:text=The%20UCLA%20Center%20for%20Knowledge,scholarly%20communication%2C%20and%20open%20science</vt:lpwstr>
      </vt:variant>
      <vt:variant>
        <vt:i4>3276899</vt:i4>
      </vt:variant>
      <vt:variant>
        <vt:i4>12</vt:i4>
      </vt:variant>
      <vt:variant>
        <vt:i4>0</vt:i4>
      </vt:variant>
      <vt:variant>
        <vt:i4>5</vt:i4>
      </vt:variant>
      <vt:variant>
        <vt:lpwstr>https://www.whitehouse.gov/ostp/news-updates/2022/12/12/biden-harris-administration-announces-historic-actions-to-advance-national-vision-for-stemm-equity-and-excellence/</vt:lpwstr>
      </vt:variant>
      <vt:variant>
        <vt:lpwstr/>
      </vt:variant>
      <vt:variant>
        <vt:i4>4587548</vt:i4>
      </vt:variant>
      <vt:variant>
        <vt:i4>9</vt:i4>
      </vt:variant>
      <vt:variant>
        <vt:i4>0</vt:i4>
      </vt:variant>
      <vt:variant>
        <vt:i4>5</vt:i4>
      </vt:variant>
      <vt:variant>
        <vt:lpwstr>https://www.whitehouse.gov/wp-content/uploads/2021/10/NSTC-NSO-RDI-_REV_FINAL-10-2021.pdf</vt:lpwstr>
      </vt:variant>
      <vt:variant>
        <vt:lpwstr/>
      </vt:variant>
      <vt:variant>
        <vt:i4>4390921</vt:i4>
      </vt:variant>
      <vt:variant>
        <vt:i4>6</vt:i4>
      </vt:variant>
      <vt:variant>
        <vt:i4>0</vt:i4>
      </vt:variant>
      <vt:variant>
        <vt:i4>5</vt:i4>
      </vt:variant>
      <vt:variant>
        <vt:lpwstr>https://www.whitehouse.gov/wp-content/uploads/2022/10/Biden-Harris-Administrations-National-Security-Strategy-10.2022.pdf</vt:lpwstr>
      </vt:variant>
      <vt:variant>
        <vt:lpwstr/>
      </vt:variant>
      <vt:variant>
        <vt:i4>3932197</vt:i4>
      </vt:variant>
      <vt:variant>
        <vt:i4>3</vt:i4>
      </vt:variant>
      <vt:variant>
        <vt:i4>0</vt:i4>
      </vt:variant>
      <vt:variant>
        <vt:i4>5</vt:i4>
      </vt:variant>
      <vt:variant>
        <vt:lpwstr>https://www.whitehouse.gov/wp-content/uploads/2023/08/FY2025-OMB-OSTP-RD-Budget-Priorities-Memo.pdf</vt:lpwstr>
      </vt:variant>
      <vt:variant>
        <vt:lpwstr/>
      </vt:variant>
      <vt:variant>
        <vt:i4>262245</vt:i4>
      </vt:variant>
      <vt:variant>
        <vt:i4>0</vt:i4>
      </vt:variant>
      <vt:variant>
        <vt:i4>0</vt:i4>
      </vt:variant>
      <vt:variant>
        <vt:i4>5</vt:i4>
      </vt:variant>
      <vt:variant>
        <vt:lpwstr>https://www.whitehouse.gov/wp-content/uploads/2023/03/ap_6_research_fy2024.pdf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 Quadrennial Science and Technology Review report</dc:title>
  <dc:subject/>
  <dc:creator>Noory, Lida S. EOP/OSTP</dc:creator>
  <cp:keywords/>
  <dc:description/>
  <cp:lastModifiedBy>Wynne, Marc A.</cp:lastModifiedBy>
  <cp:revision>17</cp:revision>
  <dcterms:created xsi:type="dcterms:W3CDTF">2024-01-08T21:06:00Z</dcterms:created>
  <dcterms:modified xsi:type="dcterms:W3CDTF">2024-01-09T18:15:00Z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_dlc_DocIdItemGuid">
    <vt:lpwstr>b2f55d4e-22b5-49ef-a0d2-8f54e8430f96</vt:lpwstr>
  </property>
  <property fmtid="{D5CDD505-2E9C-101B-9397-08002B2CF9AE}" pid="4" name="MediaServiceImageTags">
    <vt:lpwstr/>
  </property>
</Properties>
</file>