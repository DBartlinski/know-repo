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5160C" w14:textId="3A860119" w:rsidR="00D32146" w:rsidRPr="00CC4A73" w:rsidRDefault="00D32146" w:rsidP="008A2B7B">
      <w:pPr>
        <w:spacing w:after="0"/>
        <w:contextualSpacing/>
        <w:mirrorIndents/>
        <w:jc w:val="center"/>
        <w:rPr>
          <w:rFonts w:ascii="Arial" w:hAnsi="Arial" w:cs="Arial"/>
          <w:b/>
          <w:bCs/>
          <w:sz w:val="24"/>
          <w:szCs w:val="24"/>
          <w:highlight w:val="yellow"/>
        </w:rPr>
      </w:pPr>
      <w:r w:rsidRPr="005B6D66">
        <w:rPr>
          <w:rFonts w:ascii="Arial" w:hAnsi="Arial" w:cs="Arial"/>
          <w:b/>
          <w:bCs/>
          <w:sz w:val="24"/>
          <w:szCs w:val="24"/>
        </w:rPr>
        <w:t xml:space="preserve">WRITTEN STATEMENT OF </w:t>
      </w:r>
      <w:r w:rsidRPr="005B6D66">
        <w:rPr>
          <w:rFonts w:ascii="Arial" w:hAnsi="Arial" w:cs="Arial"/>
          <w:b/>
          <w:bCs/>
          <w:sz w:val="24"/>
          <w:szCs w:val="24"/>
        </w:rPr>
        <w:br/>
      </w:r>
      <w:r w:rsidRPr="00CC4A73">
        <w:rPr>
          <w:rFonts w:ascii="Arial" w:hAnsi="Arial" w:cs="Arial"/>
          <w:b/>
          <w:bCs/>
          <w:sz w:val="24"/>
          <w:szCs w:val="24"/>
          <w:highlight w:val="yellow"/>
        </w:rPr>
        <w:t>[NAME]</w:t>
      </w:r>
    </w:p>
    <w:p w14:paraId="1CEBA0AE" w14:textId="124B1E4B" w:rsidR="00D32146" w:rsidRPr="005B6D66" w:rsidRDefault="00D32146" w:rsidP="008A2B7B">
      <w:pPr>
        <w:spacing w:after="0"/>
        <w:contextualSpacing/>
        <w:mirrorIndents/>
        <w:jc w:val="center"/>
        <w:rPr>
          <w:rFonts w:ascii="Arial" w:hAnsi="Arial" w:cs="Arial"/>
          <w:b/>
          <w:bCs/>
          <w:sz w:val="24"/>
          <w:szCs w:val="24"/>
        </w:rPr>
      </w:pPr>
      <w:r w:rsidRPr="00CC4A73">
        <w:rPr>
          <w:rFonts w:ascii="Arial" w:hAnsi="Arial" w:cs="Arial"/>
          <w:b/>
          <w:bCs/>
          <w:sz w:val="24"/>
          <w:szCs w:val="24"/>
          <w:highlight w:val="yellow"/>
        </w:rPr>
        <w:t>[TITLE]</w:t>
      </w:r>
      <w:r w:rsidRPr="005B6D66">
        <w:rPr>
          <w:rFonts w:ascii="Arial" w:hAnsi="Arial" w:cs="Arial"/>
          <w:b/>
          <w:bCs/>
          <w:sz w:val="24"/>
          <w:szCs w:val="24"/>
        </w:rPr>
        <w:br/>
      </w:r>
      <w:r w:rsidR="00AD3492">
        <w:rPr>
          <w:rFonts w:ascii="Arial" w:hAnsi="Arial" w:cs="Arial"/>
          <w:b/>
          <w:bCs/>
          <w:sz w:val="24"/>
          <w:szCs w:val="24"/>
        </w:rPr>
        <w:t xml:space="preserve">U.S. </w:t>
      </w:r>
      <w:r w:rsidRPr="005B6D66">
        <w:rPr>
          <w:rFonts w:ascii="Arial" w:hAnsi="Arial" w:cs="Arial"/>
          <w:b/>
          <w:bCs/>
          <w:sz w:val="24"/>
          <w:szCs w:val="24"/>
        </w:rPr>
        <w:t>DEPARTMENT OF VETERANS AFFAIRS</w:t>
      </w:r>
    </w:p>
    <w:p w14:paraId="167FF048" w14:textId="77777777" w:rsidR="00D32146" w:rsidRPr="005B6D66" w:rsidRDefault="00D32146" w:rsidP="008A2B7B">
      <w:pPr>
        <w:spacing w:after="0"/>
        <w:contextualSpacing/>
        <w:mirrorIndents/>
        <w:jc w:val="center"/>
        <w:rPr>
          <w:rFonts w:ascii="Arial" w:hAnsi="Arial" w:cs="Arial"/>
          <w:b/>
          <w:bCs/>
          <w:sz w:val="24"/>
          <w:szCs w:val="24"/>
        </w:rPr>
      </w:pPr>
      <w:r w:rsidRPr="005B6D66">
        <w:rPr>
          <w:rFonts w:ascii="Arial" w:hAnsi="Arial" w:cs="Arial"/>
          <w:b/>
          <w:bCs/>
          <w:sz w:val="24"/>
          <w:szCs w:val="24"/>
        </w:rPr>
        <w:t>BEFORE THE</w:t>
      </w:r>
    </w:p>
    <w:p w14:paraId="1E158F12" w14:textId="264AFEE4" w:rsidR="00D32146" w:rsidRPr="005B6D66" w:rsidRDefault="00D32146" w:rsidP="008A2B7B">
      <w:pPr>
        <w:spacing w:after="0"/>
        <w:contextualSpacing/>
        <w:mirrorIndents/>
        <w:jc w:val="center"/>
        <w:rPr>
          <w:rFonts w:ascii="Arial" w:hAnsi="Arial" w:cs="Arial"/>
          <w:b/>
          <w:bCs/>
          <w:sz w:val="24"/>
          <w:szCs w:val="24"/>
        </w:rPr>
      </w:pPr>
      <w:r w:rsidRPr="005B6D66">
        <w:rPr>
          <w:rFonts w:ascii="Arial" w:hAnsi="Arial" w:cs="Arial"/>
          <w:b/>
          <w:bCs/>
          <w:sz w:val="24"/>
          <w:szCs w:val="24"/>
        </w:rPr>
        <w:t>U.S. SENATE</w:t>
      </w:r>
      <w:r w:rsidR="00AD3492">
        <w:rPr>
          <w:rFonts w:ascii="Arial" w:hAnsi="Arial" w:cs="Arial"/>
          <w:b/>
          <w:bCs/>
          <w:sz w:val="24"/>
          <w:szCs w:val="24"/>
        </w:rPr>
        <w:t xml:space="preserve"> </w:t>
      </w:r>
      <w:r w:rsidRPr="005B6D66">
        <w:rPr>
          <w:rFonts w:ascii="Arial" w:hAnsi="Arial" w:cs="Arial"/>
          <w:b/>
          <w:bCs/>
          <w:sz w:val="24"/>
          <w:szCs w:val="24"/>
        </w:rPr>
        <w:t>COMMITTEE ON VETERANS’ AFFAIRS</w:t>
      </w:r>
    </w:p>
    <w:p w14:paraId="3C1E56FE" w14:textId="77777777" w:rsidR="00D32146" w:rsidRPr="005B6D66" w:rsidRDefault="00D32146" w:rsidP="008A2B7B">
      <w:pPr>
        <w:spacing w:after="0"/>
        <w:contextualSpacing/>
        <w:mirrorIndents/>
        <w:jc w:val="center"/>
        <w:rPr>
          <w:rFonts w:ascii="Arial" w:hAnsi="Arial" w:cs="Arial"/>
          <w:b/>
          <w:bCs/>
          <w:sz w:val="24"/>
          <w:szCs w:val="24"/>
        </w:rPr>
      </w:pPr>
      <w:r w:rsidRPr="005B6D66">
        <w:rPr>
          <w:rFonts w:ascii="Arial" w:hAnsi="Arial" w:cs="Arial"/>
          <w:b/>
          <w:bCs/>
          <w:sz w:val="24"/>
          <w:szCs w:val="24"/>
        </w:rPr>
        <w:t>ON</w:t>
      </w:r>
    </w:p>
    <w:p w14:paraId="72FC239D" w14:textId="5611D810" w:rsidR="00D32146" w:rsidRPr="005B6D66" w:rsidRDefault="00D32146" w:rsidP="008A2B7B">
      <w:pPr>
        <w:spacing w:after="0"/>
        <w:contextualSpacing/>
        <w:mirrorIndents/>
        <w:jc w:val="center"/>
        <w:rPr>
          <w:rFonts w:ascii="Arial" w:hAnsi="Arial" w:cs="Arial"/>
          <w:b/>
          <w:bCs/>
          <w:sz w:val="24"/>
          <w:szCs w:val="24"/>
        </w:rPr>
      </w:pPr>
      <w:r w:rsidRPr="00CC4A73">
        <w:rPr>
          <w:rFonts w:ascii="Arial" w:hAnsi="Arial" w:cs="Arial"/>
          <w:b/>
          <w:bCs/>
          <w:sz w:val="24"/>
          <w:szCs w:val="24"/>
          <w:highlight w:val="yellow"/>
        </w:rPr>
        <w:t>[HEARING TITLE]</w:t>
      </w:r>
    </w:p>
    <w:p w14:paraId="4DEF39F7" w14:textId="77777777" w:rsidR="00D32146" w:rsidRPr="005B6D66" w:rsidRDefault="00D32146" w:rsidP="008A2B7B">
      <w:pPr>
        <w:spacing w:after="0"/>
        <w:contextualSpacing/>
        <w:mirrorIndents/>
        <w:jc w:val="center"/>
        <w:rPr>
          <w:rFonts w:ascii="Arial" w:hAnsi="Arial" w:cs="Arial"/>
          <w:b/>
          <w:bCs/>
          <w:sz w:val="24"/>
          <w:szCs w:val="24"/>
        </w:rPr>
      </w:pPr>
    </w:p>
    <w:p w14:paraId="6D8FA35A" w14:textId="09151E99" w:rsidR="00D32146" w:rsidRPr="005B6D66" w:rsidRDefault="00D32146" w:rsidP="008A2B7B">
      <w:pPr>
        <w:spacing w:after="0"/>
        <w:contextualSpacing/>
        <w:mirrorIndents/>
        <w:jc w:val="center"/>
        <w:rPr>
          <w:rFonts w:ascii="Arial" w:hAnsi="Arial" w:cs="Arial"/>
          <w:b/>
          <w:bCs/>
          <w:sz w:val="24"/>
          <w:szCs w:val="24"/>
        </w:rPr>
      </w:pPr>
      <w:r w:rsidRPr="00CC4A73">
        <w:rPr>
          <w:rFonts w:ascii="Arial" w:hAnsi="Arial" w:cs="Arial"/>
          <w:b/>
          <w:bCs/>
          <w:sz w:val="24"/>
          <w:szCs w:val="24"/>
          <w:highlight w:val="yellow"/>
        </w:rPr>
        <w:t>[DATE]</w:t>
      </w:r>
    </w:p>
    <w:p w14:paraId="3A7A9FBE" w14:textId="77777777" w:rsidR="00D32146" w:rsidRPr="005B6D66" w:rsidRDefault="00D32146" w:rsidP="008A2B7B">
      <w:pPr>
        <w:spacing w:after="0"/>
        <w:contextualSpacing/>
        <w:mirrorIndents/>
        <w:jc w:val="center"/>
        <w:rPr>
          <w:rFonts w:ascii="Arial" w:hAnsi="Arial" w:cs="Arial"/>
          <w:b/>
          <w:bCs/>
          <w:sz w:val="24"/>
          <w:szCs w:val="24"/>
        </w:rPr>
      </w:pPr>
    </w:p>
    <w:p w14:paraId="0D4F132B" w14:textId="035582CE" w:rsidR="00D32146" w:rsidRPr="005B6D66" w:rsidRDefault="00D32146" w:rsidP="008A2B7B">
      <w:pPr>
        <w:spacing w:after="0" w:line="360" w:lineRule="auto"/>
        <w:ind w:firstLine="720"/>
        <w:rPr>
          <w:rFonts w:ascii="Arial" w:hAnsi="Arial" w:cs="Arial"/>
          <w:sz w:val="24"/>
          <w:szCs w:val="24"/>
        </w:rPr>
      </w:pPr>
      <w:r w:rsidRPr="005B6D66">
        <w:rPr>
          <w:rFonts w:ascii="Arial" w:hAnsi="Arial" w:cs="Arial"/>
          <w:sz w:val="24"/>
          <w:szCs w:val="24"/>
        </w:rPr>
        <w:t>Chairman Tester, Ranking Member Moran, and Members of the Committee</w:t>
      </w:r>
      <w:r w:rsidR="00AD3492">
        <w:rPr>
          <w:rFonts w:ascii="Arial" w:hAnsi="Arial" w:cs="Arial"/>
          <w:sz w:val="24"/>
          <w:szCs w:val="24"/>
        </w:rPr>
        <w:t>,</w:t>
      </w:r>
      <w:r w:rsidRPr="005B6D66">
        <w:rPr>
          <w:rFonts w:ascii="Arial" w:hAnsi="Arial" w:cs="Arial"/>
          <w:sz w:val="24"/>
          <w:szCs w:val="24"/>
        </w:rPr>
        <w:t xml:space="preserve"> </w:t>
      </w:r>
      <w:r w:rsidR="00AD3492">
        <w:rPr>
          <w:rFonts w:ascii="Arial" w:hAnsi="Arial" w:cs="Arial"/>
          <w:sz w:val="24"/>
          <w:szCs w:val="24"/>
        </w:rPr>
        <w:t>t</w:t>
      </w:r>
      <w:r w:rsidRPr="005B6D66">
        <w:rPr>
          <w:rFonts w:ascii="Arial" w:hAnsi="Arial" w:cs="Arial"/>
          <w:sz w:val="24"/>
          <w:szCs w:val="24"/>
        </w:rPr>
        <w:t>hank you for th</w:t>
      </w:r>
      <w:r w:rsidR="00AD3492">
        <w:rPr>
          <w:rFonts w:ascii="Arial" w:hAnsi="Arial" w:cs="Arial"/>
          <w:sz w:val="24"/>
          <w:szCs w:val="24"/>
        </w:rPr>
        <w:t>is</w:t>
      </w:r>
      <w:r w:rsidRPr="005B6D66">
        <w:rPr>
          <w:rFonts w:ascii="Arial" w:hAnsi="Arial" w:cs="Arial"/>
          <w:sz w:val="24"/>
          <w:szCs w:val="24"/>
        </w:rPr>
        <w:t xml:space="preserve"> opportunity to appear before you today to discuss </w:t>
      </w:r>
      <w:r w:rsidR="00AD3492">
        <w:rPr>
          <w:rFonts w:ascii="Arial" w:hAnsi="Arial" w:cs="Arial"/>
          <w:sz w:val="24"/>
          <w:szCs w:val="24"/>
        </w:rPr>
        <w:t xml:space="preserve">the </w:t>
      </w:r>
      <w:r w:rsidRPr="005B6D66">
        <w:rPr>
          <w:rFonts w:ascii="Arial" w:hAnsi="Arial" w:cs="Arial"/>
          <w:sz w:val="24"/>
          <w:szCs w:val="24"/>
        </w:rPr>
        <w:t xml:space="preserve">Department of Veterans Affairs’ (VA) </w:t>
      </w:r>
      <w:r w:rsidR="00AD3492">
        <w:rPr>
          <w:rFonts w:ascii="Arial" w:hAnsi="Arial" w:cs="Arial"/>
          <w:sz w:val="24"/>
          <w:szCs w:val="24"/>
        </w:rPr>
        <w:t xml:space="preserve">extensive efforts to enhance the well-being of rural </w:t>
      </w:r>
      <w:r w:rsidR="00CD7EFB">
        <w:rPr>
          <w:rFonts w:ascii="Arial" w:hAnsi="Arial" w:cs="Arial"/>
          <w:sz w:val="24"/>
          <w:szCs w:val="24"/>
        </w:rPr>
        <w:t>V</w:t>
      </w:r>
      <w:r w:rsidR="00AD3492">
        <w:rPr>
          <w:rFonts w:ascii="Arial" w:hAnsi="Arial" w:cs="Arial"/>
          <w:sz w:val="24"/>
          <w:szCs w:val="24"/>
        </w:rPr>
        <w:t>eterans by addressing their unique needs</w:t>
      </w:r>
      <w:r w:rsidRPr="005B6D66">
        <w:rPr>
          <w:rFonts w:ascii="Arial" w:hAnsi="Arial" w:cs="Arial"/>
          <w:sz w:val="24"/>
          <w:szCs w:val="24"/>
        </w:rPr>
        <w:t xml:space="preserve">. My name is </w:t>
      </w:r>
      <w:r w:rsidRPr="00CC4A73">
        <w:rPr>
          <w:rFonts w:ascii="Arial" w:hAnsi="Arial" w:cs="Arial"/>
          <w:sz w:val="24"/>
          <w:szCs w:val="24"/>
          <w:highlight w:val="yellow"/>
        </w:rPr>
        <w:t>_______________</w:t>
      </w:r>
      <w:r w:rsidRPr="005B6D66">
        <w:rPr>
          <w:rFonts w:ascii="Arial" w:hAnsi="Arial" w:cs="Arial"/>
          <w:sz w:val="24"/>
          <w:szCs w:val="24"/>
        </w:rPr>
        <w:t xml:space="preserve">. I am joined by </w:t>
      </w:r>
      <w:r w:rsidRPr="00CC4A73">
        <w:rPr>
          <w:rFonts w:ascii="Arial" w:hAnsi="Arial" w:cs="Arial"/>
          <w:sz w:val="24"/>
          <w:szCs w:val="24"/>
          <w:highlight w:val="yellow"/>
        </w:rPr>
        <w:t>_______________</w:t>
      </w:r>
      <w:r w:rsidRPr="005B6D66">
        <w:rPr>
          <w:rFonts w:ascii="Arial" w:hAnsi="Arial" w:cs="Arial"/>
          <w:sz w:val="24"/>
          <w:szCs w:val="24"/>
        </w:rPr>
        <w:t xml:space="preserve">. </w:t>
      </w:r>
    </w:p>
    <w:p w14:paraId="2DF4A2DE" w14:textId="689158BA" w:rsidR="00D32146" w:rsidRPr="005B6D66" w:rsidRDefault="00D32146" w:rsidP="008A2B7B">
      <w:pPr>
        <w:pStyle w:val="NormalWeb"/>
        <w:spacing w:before="0" w:beforeAutospacing="0" w:after="0" w:afterAutospacing="0" w:line="360" w:lineRule="auto"/>
        <w:ind w:firstLine="720"/>
        <w:rPr>
          <w:rFonts w:ascii="Arial" w:hAnsi="Arial" w:cs="Arial"/>
        </w:rPr>
      </w:pPr>
      <w:r w:rsidRPr="005B6D66">
        <w:rPr>
          <w:rFonts w:ascii="Arial" w:hAnsi="Arial" w:cs="Arial"/>
        </w:rPr>
        <w:t xml:space="preserve">Nearly a quarter of all Veterans, over 4.4 million, reside in rural communities. These Veterans often face unique challenges that differ from those of their urban counterparts. Many </w:t>
      </w:r>
      <w:r w:rsidR="00CD7EFB">
        <w:rPr>
          <w:rFonts w:ascii="Arial" w:hAnsi="Arial" w:cs="Arial"/>
        </w:rPr>
        <w:t>prefer</w:t>
      </w:r>
      <w:r w:rsidRPr="005B6D66">
        <w:rPr>
          <w:rFonts w:ascii="Arial" w:hAnsi="Arial" w:cs="Arial"/>
        </w:rPr>
        <w:t xml:space="preserve"> rural communities </w:t>
      </w:r>
      <w:r w:rsidR="00CD7EFB">
        <w:rPr>
          <w:rFonts w:ascii="Arial" w:hAnsi="Arial" w:cs="Arial"/>
        </w:rPr>
        <w:t>for</w:t>
      </w:r>
      <w:r w:rsidRPr="005B6D66">
        <w:rPr>
          <w:rFonts w:ascii="Arial" w:hAnsi="Arial" w:cs="Arial"/>
        </w:rPr>
        <w:t xml:space="preserve"> their </w:t>
      </w:r>
      <w:r w:rsidR="00CD7EFB">
        <w:rPr>
          <w:rFonts w:ascii="Arial" w:hAnsi="Arial" w:cs="Arial"/>
        </w:rPr>
        <w:t>proximity</w:t>
      </w:r>
      <w:r w:rsidRPr="005B6D66">
        <w:rPr>
          <w:rFonts w:ascii="Arial" w:hAnsi="Arial" w:cs="Arial"/>
        </w:rPr>
        <w:t xml:space="preserve"> to family, friends, and community; </w:t>
      </w:r>
      <w:r w:rsidR="00CD7EFB">
        <w:rPr>
          <w:rFonts w:ascii="Arial" w:hAnsi="Arial" w:cs="Arial"/>
        </w:rPr>
        <w:t xml:space="preserve">the availability of </w:t>
      </w:r>
      <w:r w:rsidRPr="005B6D66">
        <w:rPr>
          <w:rFonts w:ascii="Arial" w:hAnsi="Arial" w:cs="Arial"/>
        </w:rPr>
        <w:t>recreational open spaces; increased privacy; lower living costs; and less crowded towns and schools. However, the geographical isolation of rural areas can make accessing VA care difficult. VA is consistently striving to bridge the gap between rural Veterans and available resources.</w:t>
      </w:r>
    </w:p>
    <w:p w14:paraId="35517E7F" w14:textId="0E185267" w:rsidR="000007AF" w:rsidRPr="005B6D66" w:rsidRDefault="008A2B7B" w:rsidP="008A2B7B">
      <w:pPr>
        <w:spacing w:after="0" w:line="360" w:lineRule="auto"/>
        <w:rPr>
          <w:rFonts w:ascii="Arial" w:hAnsi="Arial" w:cs="Arial"/>
          <w:b/>
          <w:bCs/>
          <w:sz w:val="24"/>
          <w:szCs w:val="24"/>
        </w:rPr>
      </w:pPr>
      <w:r>
        <w:rPr>
          <w:rFonts w:ascii="Arial" w:hAnsi="Arial" w:cs="Arial"/>
          <w:b/>
          <w:bCs/>
          <w:sz w:val="24"/>
          <w:szCs w:val="24"/>
        </w:rPr>
        <w:br/>
      </w:r>
      <w:r w:rsidR="00AD3492">
        <w:rPr>
          <w:rFonts w:ascii="Arial" w:hAnsi="Arial" w:cs="Arial"/>
          <w:b/>
          <w:bCs/>
          <w:sz w:val="24"/>
          <w:szCs w:val="24"/>
        </w:rPr>
        <w:t xml:space="preserve">VA’s </w:t>
      </w:r>
      <w:r w:rsidR="00D32146" w:rsidRPr="005B6D66">
        <w:rPr>
          <w:rFonts w:ascii="Arial" w:hAnsi="Arial" w:cs="Arial"/>
          <w:b/>
          <w:bCs/>
          <w:sz w:val="24"/>
          <w:szCs w:val="24"/>
        </w:rPr>
        <w:t>Office of Rural Health</w:t>
      </w:r>
    </w:p>
    <w:p w14:paraId="3372FA24" w14:textId="55FA4B45" w:rsidR="005B6D66" w:rsidRPr="005B6D66" w:rsidRDefault="005B6D66" w:rsidP="008A2B7B">
      <w:pPr>
        <w:pStyle w:val="NormalWeb"/>
        <w:spacing w:before="0" w:beforeAutospacing="0" w:after="0" w:afterAutospacing="0" w:line="360" w:lineRule="auto"/>
        <w:ind w:firstLine="720"/>
        <w:rPr>
          <w:rFonts w:ascii="Arial" w:hAnsi="Arial" w:cs="Arial"/>
        </w:rPr>
      </w:pPr>
      <w:r w:rsidRPr="005B6D66">
        <w:rPr>
          <w:rFonts w:ascii="Arial" w:hAnsi="Arial" w:cs="Arial"/>
        </w:rPr>
        <w:t xml:space="preserve">Two of VHA's top priorities are to "connect Veterans to the best and earliest care" and to "hire faster and more competitively." These priorities are </w:t>
      </w:r>
      <w:r w:rsidR="00CD7EFB">
        <w:rPr>
          <w:rFonts w:ascii="Arial" w:hAnsi="Arial" w:cs="Arial"/>
        </w:rPr>
        <w:t>particularly pertinent</w:t>
      </w:r>
      <w:r w:rsidRPr="005B6D66">
        <w:rPr>
          <w:rFonts w:ascii="Arial" w:hAnsi="Arial" w:cs="Arial"/>
        </w:rPr>
        <w:t xml:space="preserve"> in rural settings, where Veterans face health care access barriers due to provider shortages. Digital technologies can help overcome these barriers, but many rural communities lack high-speed internet access. Thus, it's vital to refine programs and policies that address the complex factors influencing rural Veterans' care access, quality, experience, equity, and outcomes, including health, economic, environmental, and infrastructure considerations.</w:t>
      </w:r>
    </w:p>
    <w:p w14:paraId="71F7D836" w14:textId="500E3CF8" w:rsidR="005B6D66" w:rsidRPr="005B6D66" w:rsidRDefault="005B6D66" w:rsidP="008A2B7B">
      <w:pPr>
        <w:pStyle w:val="NormalWeb"/>
        <w:spacing w:before="0" w:beforeAutospacing="0" w:after="0" w:afterAutospacing="0" w:line="360" w:lineRule="auto"/>
        <w:ind w:firstLine="720"/>
        <w:rPr>
          <w:rFonts w:ascii="Arial" w:hAnsi="Arial" w:cs="Arial"/>
        </w:rPr>
      </w:pPr>
      <w:r w:rsidRPr="005B6D66">
        <w:rPr>
          <w:rFonts w:ascii="Arial" w:hAnsi="Arial" w:cs="Arial"/>
        </w:rPr>
        <w:lastRenderedPageBreak/>
        <w:t xml:space="preserve">Established in 2006, the Office of Rural Health (ORH) was </w:t>
      </w:r>
      <w:r w:rsidR="00CD7EFB">
        <w:rPr>
          <w:rFonts w:ascii="Arial" w:hAnsi="Arial" w:cs="Arial"/>
        </w:rPr>
        <w:t>created</w:t>
      </w:r>
      <w:r w:rsidRPr="005B6D66">
        <w:rPr>
          <w:rFonts w:ascii="Arial" w:hAnsi="Arial" w:cs="Arial"/>
        </w:rPr>
        <w:t xml:space="preserve"> to provide </w:t>
      </w:r>
      <w:r w:rsidR="00CC4A73">
        <w:rPr>
          <w:rFonts w:ascii="Arial" w:hAnsi="Arial" w:cs="Arial"/>
        </w:rPr>
        <w:t xml:space="preserve">those </w:t>
      </w:r>
      <w:r w:rsidRPr="005B6D66">
        <w:rPr>
          <w:rFonts w:ascii="Arial" w:hAnsi="Arial" w:cs="Arial"/>
        </w:rPr>
        <w:t>innovative solutions for the unique health care needs of rural Veterans. ORH supports targeted research, develops new care models for system-wide implementation, and serves over 4.4 million rural Veterans.</w:t>
      </w:r>
      <w:r w:rsidRPr="005B6D66">
        <w:rPr>
          <w:rStyle w:val="FootnoteReference"/>
          <w:rFonts w:ascii="Arial" w:hAnsi="Arial" w:cs="Arial"/>
        </w:rPr>
        <w:footnoteReference w:id="1"/>
      </w:r>
      <w:r w:rsidRPr="005B6D66">
        <w:rPr>
          <w:rFonts w:ascii="Arial" w:hAnsi="Arial" w:cs="Arial"/>
        </w:rPr>
        <w:t xml:space="preserve"> Among these Veterans, 8% are women, 11% </w:t>
      </w:r>
      <w:r w:rsidR="00CD7EFB">
        <w:rPr>
          <w:rFonts w:ascii="Arial" w:hAnsi="Arial" w:cs="Arial"/>
        </w:rPr>
        <w:t>identify as a</w:t>
      </w:r>
      <w:r w:rsidRPr="005B6D66">
        <w:rPr>
          <w:rFonts w:ascii="Arial" w:hAnsi="Arial" w:cs="Arial"/>
        </w:rPr>
        <w:t xml:space="preserve"> racial minorit</w:t>
      </w:r>
      <w:r w:rsidR="00CD7EFB">
        <w:rPr>
          <w:rFonts w:ascii="Arial" w:hAnsi="Arial" w:cs="Arial"/>
        </w:rPr>
        <w:t>y</w:t>
      </w:r>
      <w:r w:rsidRPr="005B6D66">
        <w:rPr>
          <w:rFonts w:ascii="Arial" w:hAnsi="Arial" w:cs="Arial"/>
        </w:rPr>
        <w:t xml:space="preserve">, 54% are aged 65 or older, and 44% earn less than $55,000 annually. ORH's components include Veterans </w:t>
      </w:r>
      <w:r w:rsidR="00CD7EFB">
        <w:rPr>
          <w:rFonts w:ascii="Arial" w:hAnsi="Arial" w:cs="Arial"/>
        </w:rPr>
        <w:t>r</w:t>
      </w:r>
      <w:r w:rsidRPr="005B6D66">
        <w:rPr>
          <w:rFonts w:ascii="Arial" w:hAnsi="Arial" w:cs="Arial"/>
        </w:rPr>
        <w:t xml:space="preserve">ural </w:t>
      </w:r>
      <w:r w:rsidR="00CD7EFB">
        <w:rPr>
          <w:rFonts w:ascii="Arial" w:hAnsi="Arial" w:cs="Arial"/>
        </w:rPr>
        <w:t>h</w:t>
      </w:r>
      <w:r w:rsidRPr="005B6D66">
        <w:rPr>
          <w:rFonts w:ascii="Arial" w:hAnsi="Arial" w:cs="Arial"/>
        </w:rPr>
        <w:t xml:space="preserve">ealth </w:t>
      </w:r>
      <w:r w:rsidR="00CD7EFB">
        <w:rPr>
          <w:rFonts w:ascii="Arial" w:hAnsi="Arial" w:cs="Arial"/>
        </w:rPr>
        <w:t>r</w:t>
      </w:r>
      <w:r w:rsidRPr="005B6D66">
        <w:rPr>
          <w:rFonts w:ascii="Arial" w:hAnsi="Arial" w:cs="Arial"/>
        </w:rPr>
        <w:t xml:space="preserve">esource </w:t>
      </w:r>
      <w:r w:rsidR="00CD7EFB">
        <w:rPr>
          <w:rFonts w:ascii="Arial" w:hAnsi="Arial" w:cs="Arial"/>
        </w:rPr>
        <w:t>c</w:t>
      </w:r>
      <w:r w:rsidRPr="005B6D66">
        <w:rPr>
          <w:rFonts w:ascii="Arial" w:hAnsi="Arial" w:cs="Arial"/>
        </w:rPr>
        <w:t>enters, field-based satellite offices, and Veterans Integrated Service Networks</w:t>
      </w:r>
      <w:r w:rsidR="00CD7EFB">
        <w:rPr>
          <w:rFonts w:ascii="Arial" w:hAnsi="Arial" w:cs="Arial"/>
        </w:rPr>
        <w:t xml:space="preserve"> (VISNs)</w:t>
      </w:r>
      <w:r w:rsidRPr="005B6D66">
        <w:rPr>
          <w:rFonts w:ascii="Arial" w:hAnsi="Arial" w:cs="Arial"/>
        </w:rPr>
        <w:t xml:space="preserve"> </w:t>
      </w:r>
      <w:r w:rsidR="00CD7EFB">
        <w:rPr>
          <w:rFonts w:ascii="Arial" w:hAnsi="Arial" w:cs="Arial"/>
        </w:rPr>
        <w:t>r</w:t>
      </w:r>
      <w:r w:rsidRPr="005B6D66">
        <w:rPr>
          <w:rFonts w:ascii="Arial" w:hAnsi="Arial" w:cs="Arial"/>
        </w:rPr>
        <w:t xml:space="preserve">ural </w:t>
      </w:r>
      <w:r w:rsidR="00CD7EFB">
        <w:rPr>
          <w:rFonts w:ascii="Arial" w:hAnsi="Arial" w:cs="Arial"/>
        </w:rPr>
        <w:t>c</w:t>
      </w:r>
      <w:r w:rsidRPr="005B6D66">
        <w:rPr>
          <w:rFonts w:ascii="Arial" w:hAnsi="Arial" w:cs="Arial"/>
        </w:rPr>
        <w:t xml:space="preserve">onsultants. These </w:t>
      </w:r>
      <w:r w:rsidR="00CD7EFB">
        <w:rPr>
          <w:rFonts w:ascii="Arial" w:hAnsi="Arial" w:cs="Arial"/>
        </w:rPr>
        <w:t>serve</w:t>
      </w:r>
      <w:r w:rsidRPr="005B6D66">
        <w:rPr>
          <w:rFonts w:ascii="Arial" w:hAnsi="Arial" w:cs="Arial"/>
        </w:rPr>
        <w:t xml:space="preserve"> as communication channels between the VA Central Office, ORH, and VHA field operations. ORH collaborates with other VA offices to identify, support, and disseminate </w:t>
      </w:r>
      <w:r w:rsidR="00CD7EFB">
        <w:rPr>
          <w:rFonts w:ascii="Arial" w:hAnsi="Arial" w:cs="Arial"/>
        </w:rPr>
        <w:t>novel</w:t>
      </w:r>
      <w:r w:rsidRPr="005B6D66">
        <w:rPr>
          <w:rFonts w:ascii="Arial" w:hAnsi="Arial" w:cs="Arial"/>
        </w:rPr>
        <w:t xml:space="preserve"> solutions for rural Veterans, including improved access to care, expanded health</w:t>
      </w:r>
      <w:r w:rsidR="0021021D">
        <w:rPr>
          <w:rFonts w:ascii="Arial" w:hAnsi="Arial" w:cs="Arial"/>
        </w:rPr>
        <w:t xml:space="preserve"> </w:t>
      </w:r>
      <w:r w:rsidRPr="005B6D66">
        <w:rPr>
          <w:rFonts w:ascii="Arial" w:hAnsi="Arial" w:cs="Arial"/>
        </w:rPr>
        <w:t>care efforts, and community engagement. The initiatives aim to enhance mental health, primary care, telehealth, workforce development, and innovation.</w:t>
      </w:r>
    </w:p>
    <w:p w14:paraId="0ECF65F7" w14:textId="71482E19" w:rsidR="005B6D66" w:rsidRPr="005B6D66" w:rsidRDefault="008A2B7B" w:rsidP="008A2B7B">
      <w:pPr>
        <w:pStyle w:val="NormalWeb"/>
        <w:spacing w:before="0" w:beforeAutospacing="0" w:after="0" w:afterAutospacing="0" w:line="360" w:lineRule="auto"/>
        <w:rPr>
          <w:rFonts w:ascii="Arial" w:hAnsi="Arial" w:cs="Arial"/>
          <w:b/>
          <w:bCs/>
        </w:rPr>
      </w:pPr>
      <w:r>
        <w:rPr>
          <w:rFonts w:ascii="Arial" w:hAnsi="Arial" w:cs="Arial"/>
          <w:b/>
          <w:bCs/>
        </w:rPr>
        <w:br/>
      </w:r>
      <w:r w:rsidR="00AD3492">
        <w:rPr>
          <w:rFonts w:ascii="Arial" w:hAnsi="Arial" w:cs="Arial"/>
          <w:b/>
          <w:bCs/>
        </w:rPr>
        <w:t xml:space="preserve">Rural </w:t>
      </w:r>
      <w:r w:rsidR="005B6D66" w:rsidRPr="005B6D66">
        <w:rPr>
          <w:rFonts w:ascii="Arial" w:hAnsi="Arial" w:cs="Arial"/>
          <w:b/>
          <w:bCs/>
        </w:rPr>
        <w:t>Staffing and Recruitment</w:t>
      </w:r>
    </w:p>
    <w:p w14:paraId="65EF6461" w14:textId="6DBC1499" w:rsidR="00E027DC" w:rsidRDefault="00345221" w:rsidP="008A2B7B">
      <w:pPr>
        <w:pStyle w:val="NormalWeb"/>
        <w:spacing w:before="0" w:beforeAutospacing="0" w:after="0" w:afterAutospacing="0" w:line="360" w:lineRule="auto"/>
        <w:ind w:firstLine="720"/>
        <w:rPr>
          <w:rFonts w:ascii="Arial" w:hAnsi="Arial" w:cs="Arial"/>
        </w:rPr>
      </w:pPr>
      <w:r w:rsidRPr="00E027DC">
        <w:rPr>
          <w:rFonts w:ascii="Arial" w:hAnsi="Arial" w:cs="Arial"/>
        </w:rPr>
        <w:t>VA is committed to employing top-</w:t>
      </w:r>
      <w:r w:rsidR="00CD7EFB">
        <w:rPr>
          <w:rFonts w:ascii="Arial" w:hAnsi="Arial" w:cs="Arial"/>
        </w:rPr>
        <w:t>tier</w:t>
      </w:r>
      <w:r w:rsidRPr="00E027DC">
        <w:rPr>
          <w:rFonts w:ascii="Arial" w:hAnsi="Arial" w:cs="Arial"/>
        </w:rPr>
        <w:t xml:space="preserve"> health care teams to provide the best care for Veterans. </w:t>
      </w:r>
      <w:r w:rsidR="00E87126">
        <w:rPr>
          <w:rFonts w:ascii="Arial" w:hAnsi="Arial" w:cs="Arial"/>
        </w:rPr>
        <w:t>Unfortunately</w:t>
      </w:r>
      <w:r w:rsidRPr="00E027DC">
        <w:rPr>
          <w:rFonts w:ascii="Arial" w:hAnsi="Arial" w:cs="Arial"/>
        </w:rPr>
        <w:t xml:space="preserve">, the gap between supply and demand for clinical and nonclinical staff is more </w:t>
      </w:r>
      <w:r w:rsidR="00A0703F">
        <w:rPr>
          <w:rFonts w:ascii="Arial" w:hAnsi="Arial" w:cs="Arial"/>
        </w:rPr>
        <w:t>pronounced</w:t>
      </w:r>
      <w:r w:rsidRPr="00E027DC">
        <w:rPr>
          <w:rFonts w:ascii="Arial" w:hAnsi="Arial" w:cs="Arial"/>
        </w:rPr>
        <w:t xml:space="preserve"> in rural areas. In fiscal year (FY) 2022, turnover rates within VHA </w:t>
      </w:r>
      <w:r w:rsidR="00A0703F">
        <w:rPr>
          <w:rFonts w:ascii="Arial" w:hAnsi="Arial" w:cs="Arial"/>
        </w:rPr>
        <w:t>hit</w:t>
      </w:r>
      <w:r w:rsidRPr="00E027DC">
        <w:rPr>
          <w:rFonts w:ascii="Arial" w:hAnsi="Arial" w:cs="Arial"/>
        </w:rPr>
        <w:t xml:space="preserve"> </w:t>
      </w:r>
      <w:r w:rsidR="00E87126">
        <w:rPr>
          <w:rFonts w:ascii="Arial" w:hAnsi="Arial" w:cs="Arial"/>
        </w:rPr>
        <w:t>a 20-year high</w:t>
      </w:r>
      <w:r w:rsidRPr="00E027DC">
        <w:rPr>
          <w:rFonts w:ascii="Arial" w:hAnsi="Arial" w:cs="Arial"/>
        </w:rPr>
        <w:t xml:space="preserve">, </w:t>
      </w:r>
      <w:r w:rsidR="00A0703F">
        <w:rPr>
          <w:rFonts w:ascii="Arial" w:hAnsi="Arial" w:cs="Arial"/>
        </w:rPr>
        <w:t>at</w:t>
      </w:r>
      <w:r w:rsidRPr="00E027DC">
        <w:rPr>
          <w:rFonts w:ascii="Arial" w:hAnsi="Arial" w:cs="Arial"/>
        </w:rPr>
        <w:t xml:space="preserve"> 11% for VHA overall and 12.1% in rural facilities. </w:t>
      </w:r>
      <w:r w:rsidR="00A0703F">
        <w:rPr>
          <w:rFonts w:ascii="Arial" w:hAnsi="Arial" w:cs="Arial"/>
        </w:rPr>
        <w:t>Fortunately</w:t>
      </w:r>
      <w:r w:rsidR="00E87126">
        <w:rPr>
          <w:rFonts w:ascii="Arial" w:hAnsi="Arial" w:cs="Arial"/>
        </w:rPr>
        <w:t>, i</w:t>
      </w:r>
      <w:r w:rsidRPr="00E027DC">
        <w:rPr>
          <w:rFonts w:ascii="Arial" w:hAnsi="Arial" w:cs="Arial"/>
        </w:rPr>
        <w:t xml:space="preserve">n FY 2023, the </w:t>
      </w:r>
      <w:r w:rsidR="00A0703F" w:rsidRPr="00760023">
        <w:rPr>
          <w:rFonts w:ascii="Arial" w:hAnsi="Arial" w:cs="Arial"/>
          <w:i/>
          <w:iCs/>
        </w:rPr>
        <w:t>Sergeant First Class Health Robinson Honoring our Promise to Address Comprehensive Toxins Act of 2022</w:t>
      </w:r>
      <w:r w:rsidR="00A0703F">
        <w:rPr>
          <w:rFonts w:ascii="Arial" w:hAnsi="Arial" w:cs="Arial"/>
        </w:rPr>
        <w:t xml:space="preserve"> (</w:t>
      </w:r>
      <w:r w:rsidRPr="00E027DC">
        <w:rPr>
          <w:rFonts w:ascii="Arial" w:hAnsi="Arial" w:cs="Arial"/>
        </w:rPr>
        <w:t>PACT Act</w:t>
      </w:r>
      <w:r w:rsidR="00A0703F">
        <w:rPr>
          <w:rFonts w:ascii="Arial" w:hAnsi="Arial" w:cs="Arial"/>
        </w:rPr>
        <w:t>)</w:t>
      </w:r>
      <w:r w:rsidRPr="00E027DC">
        <w:rPr>
          <w:rFonts w:ascii="Arial" w:hAnsi="Arial" w:cs="Arial"/>
        </w:rPr>
        <w:t xml:space="preserve"> gave VA unprecedented authority to </w:t>
      </w:r>
      <w:r w:rsidR="00A0703F">
        <w:rPr>
          <w:rFonts w:ascii="Arial" w:hAnsi="Arial" w:cs="Arial"/>
        </w:rPr>
        <w:t>enhance</w:t>
      </w:r>
      <w:r w:rsidR="00E87126">
        <w:rPr>
          <w:rFonts w:ascii="Arial" w:hAnsi="Arial" w:cs="Arial"/>
        </w:rPr>
        <w:t xml:space="preserve"> staff</w:t>
      </w:r>
      <w:r w:rsidRPr="00E027DC">
        <w:rPr>
          <w:rFonts w:ascii="Arial" w:hAnsi="Arial" w:cs="Arial"/>
        </w:rPr>
        <w:t xml:space="preserve"> recruitment and retention. </w:t>
      </w:r>
      <w:r w:rsidR="00A0703F">
        <w:rPr>
          <w:rFonts w:ascii="Arial" w:hAnsi="Arial" w:cs="Arial"/>
        </w:rPr>
        <w:t>Leveraging this authority</w:t>
      </w:r>
      <w:r w:rsidRPr="00E027DC">
        <w:rPr>
          <w:rFonts w:ascii="Arial" w:hAnsi="Arial" w:cs="Arial"/>
        </w:rPr>
        <w:t xml:space="preserve">, VA </w:t>
      </w:r>
      <w:r w:rsidR="00A0703F">
        <w:rPr>
          <w:rFonts w:ascii="Arial" w:hAnsi="Arial" w:cs="Arial"/>
        </w:rPr>
        <w:t>launched</w:t>
      </w:r>
      <w:r w:rsidRPr="00E027DC">
        <w:rPr>
          <w:rFonts w:ascii="Arial" w:hAnsi="Arial" w:cs="Arial"/>
        </w:rPr>
        <w:t xml:space="preserve"> its </w:t>
      </w:r>
      <w:r w:rsidRPr="00A0703F">
        <w:rPr>
          <w:rFonts w:ascii="Arial" w:hAnsi="Arial" w:cs="Arial"/>
          <w:i/>
          <w:iCs/>
        </w:rPr>
        <w:t>Rural Recruitment and Hiring Plan</w:t>
      </w:r>
      <w:r w:rsidRPr="00E027DC">
        <w:rPr>
          <w:rFonts w:ascii="Arial" w:hAnsi="Arial" w:cs="Arial"/>
        </w:rPr>
        <w:t>, aim</w:t>
      </w:r>
      <w:r w:rsidR="00E87126">
        <w:rPr>
          <w:rFonts w:ascii="Arial" w:hAnsi="Arial" w:cs="Arial"/>
        </w:rPr>
        <w:t xml:space="preserve">ing to </w:t>
      </w:r>
      <w:r w:rsidRPr="00E027DC">
        <w:rPr>
          <w:rFonts w:ascii="Arial" w:hAnsi="Arial" w:cs="Arial"/>
        </w:rPr>
        <w:t>increas</w:t>
      </w:r>
      <w:r w:rsidR="00E87126">
        <w:rPr>
          <w:rFonts w:ascii="Arial" w:hAnsi="Arial" w:cs="Arial"/>
        </w:rPr>
        <w:t>e</w:t>
      </w:r>
      <w:r w:rsidRPr="00E027DC">
        <w:rPr>
          <w:rFonts w:ascii="Arial" w:hAnsi="Arial" w:cs="Arial"/>
        </w:rPr>
        <w:t xml:space="preserve"> staffing levels, </w:t>
      </w:r>
      <w:r w:rsidR="00E87126">
        <w:rPr>
          <w:rFonts w:ascii="Arial" w:hAnsi="Arial" w:cs="Arial"/>
        </w:rPr>
        <w:t>engage stakeholders in recruitment and onboarding</w:t>
      </w:r>
      <w:r w:rsidRPr="00E027DC">
        <w:rPr>
          <w:rFonts w:ascii="Arial" w:hAnsi="Arial" w:cs="Arial"/>
        </w:rPr>
        <w:t xml:space="preserve">, </w:t>
      </w:r>
      <w:r w:rsidR="00E87126">
        <w:rPr>
          <w:rFonts w:ascii="Arial" w:hAnsi="Arial" w:cs="Arial"/>
        </w:rPr>
        <w:t xml:space="preserve">and </w:t>
      </w:r>
      <w:r w:rsidRPr="00E027DC">
        <w:rPr>
          <w:rFonts w:ascii="Arial" w:hAnsi="Arial" w:cs="Arial"/>
        </w:rPr>
        <w:t>empower leadership</w:t>
      </w:r>
      <w:r w:rsidR="00E87126">
        <w:rPr>
          <w:rFonts w:ascii="Arial" w:hAnsi="Arial" w:cs="Arial"/>
        </w:rPr>
        <w:t xml:space="preserve">. This initiative </w:t>
      </w:r>
      <w:r w:rsidR="00A0703F">
        <w:rPr>
          <w:rFonts w:ascii="Arial" w:hAnsi="Arial" w:cs="Arial"/>
        </w:rPr>
        <w:t>led to</w:t>
      </w:r>
      <w:r w:rsidRPr="00E027DC">
        <w:rPr>
          <w:rFonts w:ascii="Arial" w:hAnsi="Arial" w:cs="Arial"/>
        </w:rPr>
        <w:t xml:space="preserve"> a 7.4% overall growth rate </w:t>
      </w:r>
      <w:r w:rsidR="00E87126">
        <w:rPr>
          <w:rFonts w:ascii="Arial" w:hAnsi="Arial" w:cs="Arial"/>
        </w:rPr>
        <w:t xml:space="preserve">in </w:t>
      </w:r>
      <w:r w:rsidRPr="00E027DC">
        <w:rPr>
          <w:rFonts w:ascii="Arial" w:hAnsi="Arial" w:cs="Arial"/>
        </w:rPr>
        <w:t>health care providers,</w:t>
      </w:r>
      <w:r w:rsidR="00E87126">
        <w:rPr>
          <w:rFonts w:ascii="Arial" w:hAnsi="Arial" w:cs="Arial"/>
        </w:rPr>
        <w:t xml:space="preserve"> </w:t>
      </w:r>
      <w:r w:rsidR="00E87126" w:rsidRPr="00E027DC">
        <w:rPr>
          <w:rFonts w:ascii="Arial" w:hAnsi="Arial" w:cs="Arial"/>
        </w:rPr>
        <w:t>and 7.7% in rural facilities</w:t>
      </w:r>
      <w:r w:rsidR="00E87126">
        <w:rPr>
          <w:rFonts w:ascii="Arial" w:hAnsi="Arial" w:cs="Arial"/>
        </w:rPr>
        <w:t>,</w:t>
      </w:r>
      <w:r w:rsidRPr="00E027DC">
        <w:rPr>
          <w:rFonts w:ascii="Arial" w:hAnsi="Arial" w:cs="Arial"/>
        </w:rPr>
        <w:t xml:space="preserve"> the highest in over 15 years. </w:t>
      </w:r>
      <w:r w:rsidR="00E027DC" w:rsidRPr="00E027DC">
        <w:rPr>
          <w:rFonts w:ascii="Arial" w:hAnsi="Arial" w:cs="Arial"/>
        </w:rPr>
        <w:t xml:space="preserve">VA continues to use workforce data to shape </w:t>
      </w:r>
      <w:r w:rsidR="00E87126">
        <w:rPr>
          <w:rFonts w:ascii="Arial" w:hAnsi="Arial" w:cs="Arial"/>
        </w:rPr>
        <w:t xml:space="preserve">its </w:t>
      </w:r>
      <w:r w:rsidR="00E027DC" w:rsidRPr="00E027DC">
        <w:rPr>
          <w:rFonts w:ascii="Arial" w:hAnsi="Arial" w:cs="Arial"/>
        </w:rPr>
        <w:t>recruitment and retention strategies</w:t>
      </w:r>
      <w:r w:rsidR="00E87126">
        <w:rPr>
          <w:rFonts w:ascii="Arial" w:hAnsi="Arial" w:cs="Arial"/>
        </w:rPr>
        <w:t xml:space="preserve"> through workforce resource blueprints and the Stay in VA Initiative</w:t>
      </w:r>
      <w:r w:rsidR="00E027DC" w:rsidRPr="00E027DC">
        <w:rPr>
          <w:rFonts w:ascii="Arial" w:hAnsi="Arial" w:cs="Arial"/>
        </w:rPr>
        <w:t>,</w:t>
      </w:r>
      <w:r w:rsidR="00E87126">
        <w:rPr>
          <w:rFonts w:ascii="Arial" w:hAnsi="Arial" w:cs="Arial"/>
        </w:rPr>
        <w:t xml:space="preserve"> </w:t>
      </w:r>
      <w:r w:rsidR="00A0703F">
        <w:rPr>
          <w:rFonts w:ascii="Arial" w:hAnsi="Arial" w:cs="Arial"/>
        </w:rPr>
        <w:t>offering</w:t>
      </w:r>
      <w:r w:rsidR="00E87126">
        <w:rPr>
          <w:rFonts w:ascii="Arial" w:hAnsi="Arial" w:cs="Arial"/>
        </w:rPr>
        <w:t xml:space="preserve"> incentives like critical skill education</w:t>
      </w:r>
      <w:r w:rsidR="00E87126" w:rsidRPr="00E027DC">
        <w:rPr>
          <w:rFonts w:ascii="Arial" w:hAnsi="Arial" w:cs="Arial"/>
        </w:rPr>
        <w:t xml:space="preserve">, student loan repayment plans, </w:t>
      </w:r>
      <w:r w:rsidR="00E87126">
        <w:rPr>
          <w:rFonts w:ascii="Arial" w:hAnsi="Arial" w:cs="Arial"/>
        </w:rPr>
        <w:t>s</w:t>
      </w:r>
      <w:r w:rsidR="00E87126" w:rsidRPr="00E027DC">
        <w:rPr>
          <w:rFonts w:ascii="Arial" w:hAnsi="Arial" w:cs="Arial"/>
        </w:rPr>
        <w:t xml:space="preserve">pecial </w:t>
      </w:r>
      <w:r w:rsidR="00E87126">
        <w:rPr>
          <w:rFonts w:ascii="Arial" w:hAnsi="Arial" w:cs="Arial"/>
        </w:rPr>
        <w:t>s</w:t>
      </w:r>
      <w:r w:rsidR="00E87126" w:rsidRPr="00E027DC">
        <w:rPr>
          <w:rFonts w:ascii="Arial" w:hAnsi="Arial" w:cs="Arial"/>
        </w:rPr>
        <w:t xml:space="preserve">alary </w:t>
      </w:r>
      <w:r w:rsidR="00E87126">
        <w:rPr>
          <w:rFonts w:ascii="Arial" w:hAnsi="Arial" w:cs="Arial"/>
        </w:rPr>
        <w:t>r</w:t>
      </w:r>
      <w:r w:rsidR="00E87126" w:rsidRPr="00E027DC">
        <w:rPr>
          <w:rFonts w:ascii="Arial" w:hAnsi="Arial" w:cs="Arial"/>
        </w:rPr>
        <w:t xml:space="preserve">ates, and </w:t>
      </w:r>
      <w:r w:rsidR="00E87126">
        <w:rPr>
          <w:rFonts w:ascii="Arial" w:hAnsi="Arial" w:cs="Arial"/>
        </w:rPr>
        <w:t>e</w:t>
      </w:r>
      <w:r w:rsidR="00E87126" w:rsidRPr="00E027DC">
        <w:rPr>
          <w:rFonts w:ascii="Arial" w:hAnsi="Arial" w:cs="Arial"/>
        </w:rPr>
        <w:t xml:space="preserve">xpedited </w:t>
      </w:r>
      <w:r w:rsidR="00E87126">
        <w:rPr>
          <w:rFonts w:ascii="Arial" w:hAnsi="Arial" w:cs="Arial"/>
        </w:rPr>
        <w:t>h</w:t>
      </w:r>
      <w:r w:rsidR="00E87126" w:rsidRPr="00E027DC">
        <w:rPr>
          <w:rFonts w:ascii="Arial" w:hAnsi="Arial" w:cs="Arial"/>
        </w:rPr>
        <w:t xml:space="preserve">iring </w:t>
      </w:r>
      <w:r w:rsidR="00E87126">
        <w:rPr>
          <w:rFonts w:ascii="Arial" w:hAnsi="Arial" w:cs="Arial"/>
        </w:rPr>
        <w:t>a</w:t>
      </w:r>
      <w:r w:rsidR="00E87126" w:rsidRPr="00E027DC">
        <w:rPr>
          <w:rFonts w:ascii="Arial" w:hAnsi="Arial" w:cs="Arial"/>
        </w:rPr>
        <w:t xml:space="preserve">uthority for </w:t>
      </w:r>
      <w:r w:rsidR="00E87126">
        <w:rPr>
          <w:rFonts w:ascii="Arial" w:hAnsi="Arial" w:cs="Arial"/>
        </w:rPr>
        <w:t>g</w:t>
      </w:r>
      <w:r w:rsidR="00E87126" w:rsidRPr="00E027DC">
        <w:rPr>
          <w:rFonts w:ascii="Arial" w:hAnsi="Arial" w:cs="Arial"/>
        </w:rPr>
        <w:t>raduates.</w:t>
      </w:r>
    </w:p>
    <w:p w14:paraId="650DD2A5" w14:textId="77777777" w:rsidR="00CA7EFC" w:rsidRDefault="00CA7EFC" w:rsidP="008A2B7B">
      <w:pPr>
        <w:pStyle w:val="NormalWeb"/>
        <w:spacing w:before="0" w:beforeAutospacing="0" w:after="0" w:afterAutospacing="0" w:line="360" w:lineRule="auto"/>
        <w:rPr>
          <w:rFonts w:ascii="Arial" w:hAnsi="Arial" w:cs="Arial"/>
          <w:b/>
          <w:bCs/>
        </w:rPr>
      </w:pPr>
    </w:p>
    <w:p w14:paraId="7919A5BC" w14:textId="5DD56CC6" w:rsidR="00DE7468" w:rsidRDefault="00AD3492" w:rsidP="008A2B7B">
      <w:pPr>
        <w:pStyle w:val="NormalWeb"/>
        <w:spacing w:before="0" w:beforeAutospacing="0" w:after="0" w:afterAutospacing="0" w:line="360" w:lineRule="auto"/>
        <w:rPr>
          <w:rFonts w:ascii="Arial" w:hAnsi="Arial" w:cs="Arial"/>
          <w:b/>
          <w:bCs/>
        </w:rPr>
      </w:pPr>
      <w:r>
        <w:rPr>
          <w:rFonts w:ascii="Arial" w:hAnsi="Arial" w:cs="Arial"/>
          <w:b/>
          <w:bCs/>
        </w:rPr>
        <w:lastRenderedPageBreak/>
        <w:t xml:space="preserve">Enhancing Care through </w:t>
      </w:r>
      <w:r w:rsidR="00E87126">
        <w:rPr>
          <w:rFonts w:ascii="Arial" w:hAnsi="Arial" w:cs="Arial"/>
          <w:b/>
          <w:bCs/>
        </w:rPr>
        <w:t>Telehealth</w:t>
      </w:r>
      <w:r>
        <w:rPr>
          <w:rFonts w:ascii="Arial" w:hAnsi="Arial" w:cs="Arial"/>
          <w:b/>
          <w:bCs/>
        </w:rPr>
        <w:t xml:space="preserve"> </w:t>
      </w:r>
    </w:p>
    <w:p w14:paraId="4EC052C7" w14:textId="23602D62" w:rsidR="00CA7EFC" w:rsidRDefault="00DE7468" w:rsidP="00CA7EFC">
      <w:pPr>
        <w:pStyle w:val="NormalWeb"/>
        <w:spacing w:before="0" w:beforeAutospacing="0" w:after="0" w:afterAutospacing="0" w:line="360" w:lineRule="auto"/>
        <w:ind w:firstLine="720"/>
        <w:rPr>
          <w:rFonts w:ascii="Arial" w:hAnsi="Arial" w:cs="Arial"/>
        </w:rPr>
      </w:pPr>
      <w:r w:rsidRPr="008A2B7B">
        <w:rPr>
          <w:rFonts w:ascii="Arial" w:hAnsi="Arial" w:cs="Arial"/>
        </w:rPr>
        <w:t xml:space="preserve">For over two decades, VA has been implementing telehealth, enhancing care through video, image, </w:t>
      </w:r>
      <w:r w:rsidR="00A0703F">
        <w:rPr>
          <w:rFonts w:ascii="Arial" w:hAnsi="Arial" w:cs="Arial"/>
        </w:rPr>
        <w:t>and</w:t>
      </w:r>
      <w:r w:rsidRPr="008A2B7B">
        <w:rPr>
          <w:rFonts w:ascii="Arial" w:hAnsi="Arial" w:cs="Arial"/>
        </w:rPr>
        <w:t xml:space="preserve"> data exchange.</w:t>
      </w:r>
      <w:r w:rsidR="008A2B7B">
        <w:rPr>
          <w:rFonts w:ascii="Arial" w:hAnsi="Arial" w:cs="Arial"/>
        </w:rPr>
        <w:t xml:space="preserve"> </w:t>
      </w:r>
      <w:r w:rsidR="00BE31FE" w:rsidRPr="00BE36EC">
        <w:rPr>
          <w:rFonts w:ascii="Arial" w:hAnsi="Arial" w:cs="Arial"/>
        </w:rPr>
        <w:t>In</w:t>
      </w:r>
      <w:r w:rsidR="008A2B7B" w:rsidRPr="00BE36EC">
        <w:rPr>
          <w:rFonts w:ascii="Arial" w:hAnsi="Arial" w:cs="Arial"/>
        </w:rPr>
        <w:t xml:space="preserve"> the </w:t>
      </w:r>
      <w:r w:rsidR="00A0703F">
        <w:rPr>
          <w:rFonts w:ascii="Arial" w:hAnsi="Arial" w:cs="Arial"/>
        </w:rPr>
        <w:t>p</w:t>
      </w:r>
      <w:r w:rsidR="008A2B7B" w:rsidRPr="00BE36EC">
        <w:rPr>
          <w:rFonts w:ascii="Arial" w:hAnsi="Arial" w:cs="Arial"/>
        </w:rPr>
        <w:t>ast five fiscal years, VA significantly expanded th</w:t>
      </w:r>
      <w:r w:rsidR="00BE31FE" w:rsidRPr="00BE36EC">
        <w:rPr>
          <w:rFonts w:ascii="Arial" w:hAnsi="Arial" w:cs="Arial"/>
        </w:rPr>
        <w:t>e</w:t>
      </w:r>
      <w:r w:rsidR="008A2B7B" w:rsidRPr="00BE36EC">
        <w:rPr>
          <w:rFonts w:ascii="Arial" w:hAnsi="Arial" w:cs="Arial"/>
        </w:rPr>
        <w:t xml:space="preserve">se efforts, with </w:t>
      </w:r>
      <w:r w:rsidR="00A0703F">
        <w:rPr>
          <w:rFonts w:ascii="Arial" w:hAnsi="Arial" w:cs="Arial"/>
        </w:rPr>
        <w:t>telehealth use increasing by</w:t>
      </w:r>
      <w:r w:rsidR="008A2B7B" w:rsidRPr="00BE36EC">
        <w:rPr>
          <w:rFonts w:ascii="Arial" w:hAnsi="Arial" w:cs="Arial"/>
        </w:rPr>
        <w:t xml:space="preserve"> 346% and </w:t>
      </w:r>
      <w:r w:rsidR="00A0703F">
        <w:rPr>
          <w:rFonts w:ascii="Arial" w:hAnsi="Arial" w:cs="Arial"/>
        </w:rPr>
        <w:t>home video services by</w:t>
      </w:r>
      <w:r w:rsidR="008A2B7B" w:rsidRPr="00BE36EC">
        <w:rPr>
          <w:rFonts w:ascii="Arial" w:hAnsi="Arial" w:cs="Arial"/>
        </w:rPr>
        <w:t xml:space="preserve"> 3,100%. </w:t>
      </w:r>
      <w:r w:rsidR="00BE31FE" w:rsidRPr="00BE36EC">
        <w:rPr>
          <w:rFonts w:ascii="Arial" w:hAnsi="Arial" w:cs="Arial"/>
        </w:rPr>
        <w:t xml:space="preserve">Nearly half of rural Veterans </w:t>
      </w:r>
      <w:r w:rsidR="00A0703F">
        <w:rPr>
          <w:rFonts w:ascii="Arial" w:hAnsi="Arial" w:cs="Arial"/>
        </w:rPr>
        <w:t>prefer</w:t>
      </w:r>
      <w:r w:rsidR="00BE31FE" w:rsidRPr="00BE36EC">
        <w:rPr>
          <w:rFonts w:ascii="Arial" w:hAnsi="Arial" w:cs="Arial"/>
        </w:rPr>
        <w:t xml:space="preserve"> telehealth as their pr</w:t>
      </w:r>
      <w:r w:rsidR="00A0703F">
        <w:rPr>
          <w:rFonts w:ascii="Arial" w:hAnsi="Arial" w:cs="Arial"/>
        </w:rPr>
        <w:t>imary</w:t>
      </w:r>
      <w:r w:rsidR="00BE31FE" w:rsidRPr="00BE36EC">
        <w:rPr>
          <w:rFonts w:ascii="Arial" w:hAnsi="Arial" w:cs="Arial"/>
        </w:rPr>
        <w:t xml:space="preserve"> mode of care, and</w:t>
      </w:r>
      <w:r w:rsidR="008A2B7B" w:rsidRPr="00BE36EC">
        <w:rPr>
          <w:rFonts w:ascii="Arial" w:hAnsi="Arial" w:cs="Arial"/>
        </w:rPr>
        <w:t xml:space="preserve"> </w:t>
      </w:r>
      <w:r w:rsidR="00BE31FE" w:rsidRPr="00BE36EC">
        <w:rPr>
          <w:rFonts w:ascii="Arial" w:hAnsi="Arial" w:cs="Arial"/>
        </w:rPr>
        <w:t>about</w:t>
      </w:r>
      <w:r w:rsidR="008A2B7B" w:rsidRPr="00BE36EC">
        <w:rPr>
          <w:rFonts w:ascii="Arial" w:hAnsi="Arial" w:cs="Arial"/>
        </w:rPr>
        <w:t xml:space="preserve"> 40% of</w:t>
      </w:r>
      <w:r w:rsidR="008A2B7B" w:rsidRPr="008A2B7B">
        <w:rPr>
          <w:rFonts w:ascii="Arial" w:hAnsi="Arial" w:cs="Arial"/>
        </w:rPr>
        <w:t xml:space="preserve"> </w:t>
      </w:r>
      <w:r w:rsidR="00BE31FE">
        <w:rPr>
          <w:rFonts w:ascii="Arial" w:hAnsi="Arial" w:cs="Arial"/>
        </w:rPr>
        <w:t xml:space="preserve">all </w:t>
      </w:r>
      <w:r w:rsidR="008A2B7B" w:rsidRPr="008A2B7B">
        <w:rPr>
          <w:rFonts w:ascii="Arial" w:hAnsi="Arial" w:cs="Arial"/>
        </w:rPr>
        <w:t>patients access part of their care via synchronous, asynchronous, and remote patient monitoring telehealth m</w:t>
      </w:r>
      <w:r w:rsidR="00A0703F">
        <w:rPr>
          <w:rFonts w:ascii="Arial" w:hAnsi="Arial" w:cs="Arial"/>
        </w:rPr>
        <w:t>ethods</w:t>
      </w:r>
      <w:r w:rsidR="008A2B7B" w:rsidRPr="008A2B7B">
        <w:rPr>
          <w:rFonts w:ascii="Arial" w:hAnsi="Arial" w:cs="Arial"/>
        </w:rPr>
        <w:t xml:space="preserve">. </w:t>
      </w:r>
      <w:r w:rsidRPr="008A2B7B">
        <w:rPr>
          <w:rFonts w:ascii="Arial" w:hAnsi="Arial" w:cs="Arial"/>
        </w:rPr>
        <w:t xml:space="preserve">This enables VA to </w:t>
      </w:r>
      <w:r w:rsidR="00A0703F">
        <w:rPr>
          <w:rFonts w:ascii="Arial" w:hAnsi="Arial" w:cs="Arial"/>
        </w:rPr>
        <w:t>increase</w:t>
      </w:r>
      <w:r w:rsidRPr="008A2B7B">
        <w:rPr>
          <w:rFonts w:ascii="Arial" w:hAnsi="Arial" w:cs="Arial"/>
        </w:rPr>
        <w:t xml:space="preserve"> clinical capacity and address health</w:t>
      </w:r>
      <w:r w:rsidR="008A2B7B" w:rsidRPr="008A2B7B">
        <w:rPr>
          <w:rFonts w:ascii="Arial" w:hAnsi="Arial" w:cs="Arial"/>
        </w:rPr>
        <w:t xml:space="preserve"> </w:t>
      </w:r>
      <w:r w:rsidRPr="008A2B7B">
        <w:rPr>
          <w:rFonts w:ascii="Arial" w:hAnsi="Arial" w:cs="Arial"/>
        </w:rPr>
        <w:t>care disparities in rural areas by sharing clinical services across its system.</w:t>
      </w:r>
      <w:r w:rsidR="00BE31FE">
        <w:rPr>
          <w:rFonts w:ascii="Arial" w:hAnsi="Arial" w:cs="Arial"/>
        </w:rPr>
        <w:t xml:space="preserve"> </w:t>
      </w:r>
      <w:r w:rsidRPr="008A2B7B">
        <w:rPr>
          <w:rFonts w:ascii="Arial" w:hAnsi="Arial" w:cs="Arial"/>
        </w:rPr>
        <w:t xml:space="preserve">In FY 2023, VA delivered more telehealth services than in any previous year, while </w:t>
      </w:r>
      <w:r w:rsidR="008A2B7B" w:rsidRPr="008A2B7B">
        <w:rPr>
          <w:rFonts w:ascii="Arial" w:hAnsi="Arial" w:cs="Arial"/>
        </w:rPr>
        <w:t xml:space="preserve">also </w:t>
      </w:r>
      <w:r w:rsidRPr="008A2B7B">
        <w:rPr>
          <w:rFonts w:ascii="Arial" w:hAnsi="Arial" w:cs="Arial"/>
        </w:rPr>
        <w:t>achieving increased</w:t>
      </w:r>
      <w:r w:rsidR="00BE31FE">
        <w:rPr>
          <w:rFonts w:ascii="Arial" w:hAnsi="Arial" w:cs="Arial"/>
        </w:rPr>
        <w:t xml:space="preserve"> </w:t>
      </w:r>
      <w:r w:rsidRPr="008A2B7B">
        <w:rPr>
          <w:rFonts w:ascii="Arial" w:hAnsi="Arial" w:cs="Arial"/>
        </w:rPr>
        <w:t>trust and satisfaction</w:t>
      </w:r>
      <w:r w:rsidR="008A2B7B" w:rsidRPr="008A2B7B">
        <w:rPr>
          <w:rFonts w:ascii="Arial" w:hAnsi="Arial" w:cs="Arial"/>
        </w:rPr>
        <w:t xml:space="preserve"> rates</w:t>
      </w:r>
      <w:r w:rsidRPr="008A2B7B">
        <w:rPr>
          <w:rFonts w:ascii="Arial" w:hAnsi="Arial" w:cs="Arial"/>
        </w:rPr>
        <w:t xml:space="preserve">. </w:t>
      </w:r>
      <w:r w:rsidR="008A2B7B" w:rsidRPr="008A2B7B">
        <w:rPr>
          <w:rFonts w:ascii="Arial" w:hAnsi="Arial" w:cs="Arial"/>
        </w:rPr>
        <w:t xml:space="preserve">Over 11.6 million telehealth episodes were delivered to more than 2.4 million unique Veterans, </w:t>
      </w:r>
      <w:r w:rsidR="00BE31FE">
        <w:rPr>
          <w:rFonts w:ascii="Arial" w:hAnsi="Arial" w:cs="Arial"/>
        </w:rPr>
        <w:t>including</w:t>
      </w:r>
      <w:r w:rsidR="008A2B7B" w:rsidRPr="008A2B7B">
        <w:rPr>
          <w:rFonts w:ascii="Arial" w:hAnsi="Arial" w:cs="Arial"/>
        </w:rPr>
        <w:t xml:space="preserve"> over 2.9 million </w:t>
      </w:r>
      <w:r w:rsidR="00BE31FE">
        <w:rPr>
          <w:rFonts w:ascii="Arial" w:hAnsi="Arial" w:cs="Arial"/>
        </w:rPr>
        <w:t>episodes</w:t>
      </w:r>
      <w:r w:rsidR="008A2B7B" w:rsidRPr="008A2B7B">
        <w:rPr>
          <w:rFonts w:ascii="Arial" w:hAnsi="Arial" w:cs="Arial"/>
        </w:rPr>
        <w:t xml:space="preserve"> to over 770,000 rural Veterans. </w:t>
      </w:r>
      <w:r w:rsidR="00F40C19">
        <w:rPr>
          <w:rFonts w:ascii="Arial" w:hAnsi="Arial" w:cs="Arial"/>
        </w:rPr>
        <w:t xml:space="preserve">As of </w:t>
      </w:r>
      <w:r w:rsidR="00F40C19" w:rsidRPr="00A0703F">
        <w:rPr>
          <w:rFonts w:ascii="Arial" w:hAnsi="Arial" w:cs="Arial"/>
          <w:highlight w:val="yellow"/>
        </w:rPr>
        <w:t>[date]</w:t>
      </w:r>
      <w:r w:rsidR="008A2B7B">
        <w:rPr>
          <w:rFonts w:ascii="Arial" w:hAnsi="Arial" w:cs="Arial"/>
        </w:rPr>
        <w:t xml:space="preserve">, over 1.8 million Veterans have participated in over 6.3 million </w:t>
      </w:r>
      <w:r w:rsidR="00BE31FE">
        <w:rPr>
          <w:rFonts w:ascii="Arial" w:hAnsi="Arial" w:cs="Arial"/>
        </w:rPr>
        <w:t xml:space="preserve">telehealth </w:t>
      </w:r>
      <w:r w:rsidR="008A2B7B">
        <w:rPr>
          <w:rFonts w:ascii="Arial" w:hAnsi="Arial" w:cs="Arial"/>
        </w:rPr>
        <w:t>episodes</w:t>
      </w:r>
      <w:r w:rsidR="00BE31FE">
        <w:rPr>
          <w:rFonts w:ascii="Arial" w:hAnsi="Arial" w:cs="Arial"/>
        </w:rPr>
        <w:t>, with more than 567,000 rural Veterans participating in 1.6 million telehealth episodes.</w:t>
      </w:r>
    </w:p>
    <w:p w14:paraId="750ED547" w14:textId="58F21EEA" w:rsidR="00CA7EFC" w:rsidRPr="00CA7EFC" w:rsidRDefault="00CA7EFC" w:rsidP="00CA7EFC">
      <w:pPr>
        <w:pStyle w:val="NormalWeb"/>
        <w:spacing w:before="0" w:beforeAutospacing="0" w:after="0" w:afterAutospacing="0" w:line="360" w:lineRule="auto"/>
        <w:ind w:firstLine="720"/>
        <w:rPr>
          <w:rFonts w:ascii="Arial" w:hAnsi="Arial" w:cs="Arial"/>
        </w:rPr>
      </w:pPr>
      <w:r w:rsidRPr="00CA7EFC">
        <w:rPr>
          <w:rFonts w:ascii="Arial" w:hAnsi="Arial" w:cs="Arial"/>
        </w:rPr>
        <w:t xml:space="preserve">The Department has launched several telehealth initiatives to </w:t>
      </w:r>
      <w:r w:rsidR="00A0703F">
        <w:rPr>
          <w:rFonts w:ascii="Arial" w:hAnsi="Arial" w:cs="Arial"/>
        </w:rPr>
        <w:t>meet</w:t>
      </w:r>
      <w:r w:rsidRPr="00CA7EFC">
        <w:rPr>
          <w:rFonts w:ascii="Arial" w:hAnsi="Arial" w:cs="Arial"/>
        </w:rPr>
        <w:t xml:space="preserve"> Veterans' needs, including the VA Clinical Resource Hub (CRH). This program provides regional staffing support to fill local vacancies, benefiting over 1,000 VA outpatient sites, many in rural areas, by offering virtual emergency clinical staffing. The VA Primary Care Analytics Team funded the CRH evaluation, </w:t>
      </w:r>
      <w:r w:rsidR="00A0703F">
        <w:rPr>
          <w:rFonts w:ascii="Arial" w:hAnsi="Arial" w:cs="Arial"/>
        </w:rPr>
        <w:t>which revealed</w:t>
      </w:r>
      <w:r w:rsidRPr="00CA7EFC">
        <w:rPr>
          <w:rFonts w:ascii="Arial" w:hAnsi="Arial" w:cs="Arial"/>
        </w:rPr>
        <w:t xml:space="preserve"> that sites using CRH for primary care </w:t>
      </w:r>
      <w:r w:rsidR="00760023">
        <w:rPr>
          <w:rFonts w:ascii="Arial" w:hAnsi="Arial" w:cs="Arial"/>
        </w:rPr>
        <w:t>saw</w:t>
      </w:r>
      <w:r w:rsidRPr="00CA7EFC">
        <w:rPr>
          <w:rFonts w:ascii="Arial" w:hAnsi="Arial" w:cs="Arial"/>
        </w:rPr>
        <w:t xml:space="preserve"> an average increase of 221 additional primary care visits, a 3.4% rise compared to pre-pandemic levels. </w:t>
      </w:r>
      <w:r w:rsidR="00760023">
        <w:rPr>
          <w:rFonts w:ascii="Arial" w:hAnsi="Arial" w:cs="Arial"/>
        </w:rPr>
        <w:t>In collaboration</w:t>
      </w:r>
      <w:r w:rsidRPr="00CA7EFC">
        <w:rPr>
          <w:rFonts w:ascii="Arial" w:hAnsi="Arial" w:cs="Arial"/>
        </w:rPr>
        <w:t xml:space="preserve"> with public and private organizations, the Accessing Telehealth through Local Area Stations (ATLAS) program has established telehealth access points, providing private spaces for VA providers to connect through VA Video Connect, a secure video conferencing app that allows Veterans and their caregivers to meet with VA providers remotely. Other initiatives include the Digital Divide Consult, which connects Veterans without internet access to VA telehealth resources; the Mobile Connectivity Program; clinic-to-clinic telehealth links; and the My VA Images app, which enables VA staff to deliver care asynchronously.</w:t>
      </w:r>
    </w:p>
    <w:p w14:paraId="6658C11A" w14:textId="77777777" w:rsidR="00BE31FE" w:rsidRPr="00BE31FE" w:rsidRDefault="00BE31FE" w:rsidP="00BE31FE">
      <w:pPr>
        <w:spacing w:after="0" w:line="240" w:lineRule="auto"/>
        <w:rPr>
          <w:rFonts w:ascii="Times New Roman" w:eastAsia="Times New Roman" w:hAnsi="Times New Roman" w:cs="Times New Roman"/>
          <w:kern w:val="0"/>
          <w:sz w:val="24"/>
          <w:szCs w:val="24"/>
          <w14:ligatures w14:val="none"/>
        </w:rPr>
      </w:pPr>
    </w:p>
    <w:p w14:paraId="6B2AF5C5" w14:textId="11C2FC1F" w:rsidR="002E2F35" w:rsidRDefault="00AD3492" w:rsidP="002E2F35">
      <w:pPr>
        <w:pStyle w:val="NormalWeb"/>
        <w:spacing w:before="0" w:beforeAutospacing="0" w:after="0" w:afterAutospacing="0" w:line="360" w:lineRule="auto"/>
        <w:rPr>
          <w:rFonts w:ascii="Arial" w:hAnsi="Arial" w:cs="Arial"/>
          <w:b/>
          <w:bCs/>
        </w:rPr>
      </w:pPr>
      <w:r>
        <w:rPr>
          <w:rFonts w:ascii="Arial" w:hAnsi="Arial" w:cs="Arial"/>
          <w:b/>
          <w:bCs/>
        </w:rPr>
        <w:lastRenderedPageBreak/>
        <w:t xml:space="preserve">Supporting </w:t>
      </w:r>
      <w:r w:rsidR="00CA7EFC">
        <w:rPr>
          <w:rFonts w:ascii="Arial" w:hAnsi="Arial" w:cs="Arial"/>
          <w:b/>
          <w:bCs/>
        </w:rPr>
        <w:t>Rural Native Veterans</w:t>
      </w:r>
    </w:p>
    <w:p w14:paraId="2C318BDA" w14:textId="5AC79197" w:rsidR="002E2F35" w:rsidRPr="00F40C19" w:rsidRDefault="002E2F35" w:rsidP="002E2F35">
      <w:pPr>
        <w:pStyle w:val="NormalWeb"/>
        <w:spacing w:before="0" w:beforeAutospacing="0" w:after="0" w:afterAutospacing="0" w:line="360" w:lineRule="auto"/>
        <w:ind w:firstLine="720"/>
        <w:rPr>
          <w:rFonts w:ascii="Arial" w:hAnsi="Arial" w:cs="Arial"/>
          <w:b/>
          <w:bCs/>
        </w:rPr>
      </w:pPr>
      <w:r w:rsidRPr="00F40C19">
        <w:rPr>
          <w:rFonts w:ascii="Arial" w:hAnsi="Arial" w:cs="Arial"/>
        </w:rPr>
        <w:t>Meeting the needs of rural Veterans also involves ensuring that American Indian and Alaska Native</w:t>
      </w:r>
      <w:r w:rsidR="00760023">
        <w:rPr>
          <w:rFonts w:ascii="Arial" w:hAnsi="Arial" w:cs="Arial"/>
        </w:rPr>
        <w:t xml:space="preserve"> (Native)</w:t>
      </w:r>
      <w:r w:rsidRPr="00F40C19">
        <w:rPr>
          <w:rFonts w:ascii="Arial" w:hAnsi="Arial" w:cs="Arial"/>
        </w:rPr>
        <w:t xml:space="preserve"> Veterans</w:t>
      </w:r>
      <w:r w:rsidR="00760023">
        <w:rPr>
          <w:rFonts w:ascii="Arial" w:hAnsi="Arial" w:cs="Arial"/>
        </w:rPr>
        <w:t xml:space="preserve"> </w:t>
      </w:r>
      <w:r w:rsidRPr="00F40C19">
        <w:rPr>
          <w:rFonts w:ascii="Arial" w:hAnsi="Arial" w:cs="Arial"/>
        </w:rPr>
        <w:t xml:space="preserve">receive the care and benefits they deserve. Native Veterans serve in the military at one of the highest rates among all racial and ethnic groups and are more likely to live in rural communities. These Veterans face significant health care disparities, exacerbated by barriers related to care access, coordination, and navigation. </w:t>
      </w:r>
      <w:r w:rsidR="00760023">
        <w:rPr>
          <w:rFonts w:ascii="Arial" w:hAnsi="Arial" w:cs="Arial"/>
        </w:rPr>
        <w:t>Moreover</w:t>
      </w:r>
      <w:r w:rsidRPr="00F40C19">
        <w:rPr>
          <w:rFonts w:ascii="Arial" w:hAnsi="Arial" w:cs="Arial"/>
        </w:rPr>
        <w:t xml:space="preserve">, </w:t>
      </w:r>
      <w:r w:rsidR="00760023">
        <w:rPr>
          <w:rFonts w:ascii="Arial" w:hAnsi="Arial" w:cs="Arial"/>
        </w:rPr>
        <w:t xml:space="preserve">the </w:t>
      </w:r>
      <w:r w:rsidRPr="00F40C19">
        <w:rPr>
          <w:rFonts w:ascii="Arial" w:hAnsi="Arial" w:cs="Arial"/>
        </w:rPr>
        <w:t xml:space="preserve">historical loss and racial discrimination experienced by rural Native Veterans contribute to their distrust of VHA and other Federal systems. Understanding the cultural context and </w:t>
      </w:r>
      <w:r w:rsidR="00760023">
        <w:rPr>
          <w:rFonts w:ascii="Arial" w:hAnsi="Arial" w:cs="Arial"/>
        </w:rPr>
        <w:t xml:space="preserve">utilizing </w:t>
      </w:r>
      <w:r w:rsidRPr="00F40C19">
        <w:rPr>
          <w:rFonts w:ascii="Arial" w:hAnsi="Arial" w:cs="Arial"/>
        </w:rPr>
        <w:t xml:space="preserve">existing community resources </w:t>
      </w:r>
      <w:r w:rsidR="00760023">
        <w:rPr>
          <w:rFonts w:ascii="Arial" w:hAnsi="Arial" w:cs="Arial"/>
        </w:rPr>
        <w:t>can</w:t>
      </w:r>
      <w:r w:rsidRPr="00F40C19">
        <w:rPr>
          <w:rFonts w:ascii="Arial" w:hAnsi="Arial" w:cs="Arial"/>
        </w:rPr>
        <w:t xml:space="preserve"> enhance VA’s engagement and implementation efforts. </w:t>
      </w:r>
      <w:r w:rsidR="00760023">
        <w:rPr>
          <w:rFonts w:ascii="Arial" w:hAnsi="Arial" w:cs="Arial"/>
        </w:rPr>
        <w:t>Consequently</w:t>
      </w:r>
      <w:r w:rsidRPr="00F40C19">
        <w:rPr>
          <w:rFonts w:ascii="Arial" w:hAnsi="Arial" w:cs="Arial"/>
        </w:rPr>
        <w:t>, VA has collaborated with its partners to develop programs that address these challenges.</w:t>
      </w:r>
    </w:p>
    <w:p w14:paraId="25227C57" w14:textId="34A46E9B" w:rsidR="002E2F35" w:rsidRPr="00F40C19" w:rsidRDefault="00F0120D" w:rsidP="00F40C19">
      <w:pPr>
        <w:pStyle w:val="NormalWeb"/>
        <w:numPr>
          <w:ilvl w:val="0"/>
          <w:numId w:val="10"/>
        </w:numPr>
        <w:spacing w:before="0" w:beforeAutospacing="0" w:after="0" w:afterAutospacing="0" w:line="360" w:lineRule="auto"/>
        <w:rPr>
          <w:rFonts w:ascii="Arial" w:hAnsi="Arial" w:cs="Arial"/>
        </w:rPr>
      </w:pPr>
      <w:r w:rsidRPr="00F40C19">
        <w:rPr>
          <w:rFonts w:ascii="Arial" w:hAnsi="Arial" w:cs="Arial"/>
          <w:color w:val="212121"/>
          <w:u w:val="single"/>
          <w:shd w:val="clear" w:color="auto" w:fill="FFFFFF"/>
        </w:rPr>
        <w:t>Copayment Exemption</w:t>
      </w:r>
      <w:r w:rsidR="00F40C19" w:rsidRPr="00F40C19">
        <w:rPr>
          <w:rFonts w:ascii="Arial" w:hAnsi="Arial" w:cs="Arial"/>
          <w:color w:val="212121"/>
          <w:shd w:val="clear" w:color="auto" w:fill="FFFFFF"/>
        </w:rPr>
        <w:t xml:space="preserve">: </w:t>
      </w:r>
      <w:r w:rsidR="00F40C19" w:rsidRPr="00F40C19">
        <w:rPr>
          <w:rFonts w:ascii="Arial" w:hAnsi="Arial" w:cs="Arial"/>
        </w:rPr>
        <w:t xml:space="preserve">In April 2023, VA implemented the </w:t>
      </w:r>
      <w:r w:rsidR="00F40C19" w:rsidRPr="00760023">
        <w:rPr>
          <w:rFonts w:ascii="Arial" w:hAnsi="Arial" w:cs="Arial"/>
          <w:i/>
          <w:iCs/>
        </w:rPr>
        <w:t>Johnny Isakson and David P. Roe, M.D. Veterans Health Care and Benefits Improvement Act of 2020</w:t>
      </w:r>
      <w:r w:rsidR="00BE36EC">
        <w:rPr>
          <w:rFonts w:ascii="Arial" w:hAnsi="Arial" w:cs="Arial"/>
        </w:rPr>
        <w:t>, ensuring N</w:t>
      </w:r>
      <w:r w:rsidR="00F40C19">
        <w:rPr>
          <w:rFonts w:ascii="Arial" w:hAnsi="Arial" w:cs="Arial"/>
        </w:rPr>
        <w:t>ative Veterans</w:t>
      </w:r>
      <w:r w:rsidR="00F40C19" w:rsidRPr="00F40C19">
        <w:rPr>
          <w:rFonts w:ascii="Arial" w:hAnsi="Arial" w:cs="Arial"/>
        </w:rPr>
        <w:t xml:space="preserve"> receive necessary care without additional</w:t>
      </w:r>
      <w:r w:rsidR="00F40C19">
        <w:rPr>
          <w:rFonts w:ascii="Arial" w:hAnsi="Arial" w:cs="Arial"/>
        </w:rPr>
        <w:t xml:space="preserve"> </w:t>
      </w:r>
      <w:r w:rsidR="00F40C19" w:rsidRPr="00F40C19">
        <w:rPr>
          <w:rFonts w:ascii="Arial" w:hAnsi="Arial" w:cs="Arial"/>
        </w:rPr>
        <w:t>burdens</w:t>
      </w:r>
      <w:r w:rsidR="00BE36EC">
        <w:rPr>
          <w:rFonts w:ascii="Arial" w:hAnsi="Arial" w:cs="Arial"/>
        </w:rPr>
        <w:t xml:space="preserve"> by</w:t>
      </w:r>
      <w:r w:rsidR="00F40C19">
        <w:rPr>
          <w:rFonts w:ascii="Arial" w:hAnsi="Arial" w:cs="Arial"/>
        </w:rPr>
        <w:t xml:space="preserve"> exempting them from copayments</w:t>
      </w:r>
      <w:r w:rsidR="00F40C19" w:rsidRPr="00F40C19">
        <w:rPr>
          <w:rFonts w:ascii="Arial" w:hAnsi="Arial" w:cs="Arial"/>
        </w:rPr>
        <w:t xml:space="preserve">. As of </w:t>
      </w:r>
      <w:r w:rsidR="00F40C19" w:rsidRPr="00760023">
        <w:rPr>
          <w:rFonts w:ascii="Arial" w:hAnsi="Arial" w:cs="Arial"/>
          <w:highlight w:val="yellow"/>
        </w:rPr>
        <w:t>[date]</w:t>
      </w:r>
      <w:r w:rsidR="00F40C19" w:rsidRPr="00F40C19">
        <w:rPr>
          <w:rFonts w:ascii="Arial" w:hAnsi="Arial" w:cs="Arial"/>
        </w:rPr>
        <w:t>, VA has canceled over 180,000 copayments for more than 4,000 eligibl</w:t>
      </w:r>
      <w:r w:rsidR="00F40C19">
        <w:rPr>
          <w:rFonts w:ascii="Arial" w:hAnsi="Arial" w:cs="Arial"/>
        </w:rPr>
        <w:t>e</w:t>
      </w:r>
      <w:r w:rsidR="00F40C19" w:rsidRPr="00F40C19">
        <w:rPr>
          <w:rFonts w:ascii="Arial" w:hAnsi="Arial" w:cs="Arial"/>
        </w:rPr>
        <w:t xml:space="preserve"> Veterans, totaling $3.2 million. VA continues to process </w:t>
      </w:r>
      <w:r w:rsidR="00760023">
        <w:rPr>
          <w:rFonts w:ascii="Arial" w:hAnsi="Arial" w:cs="Arial"/>
        </w:rPr>
        <w:t xml:space="preserve">exemption </w:t>
      </w:r>
      <w:r w:rsidR="00F40C19" w:rsidRPr="00F40C19">
        <w:rPr>
          <w:rFonts w:ascii="Arial" w:hAnsi="Arial" w:cs="Arial"/>
        </w:rPr>
        <w:t xml:space="preserve">applications and plans to promote the </w:t>
      </w:r>
      <w:r w:rsidR="00BE36EC">
        <w:rPr>
          <w:rFonts w:ascii="Arial" w:hAnsi="Arial" w:cs="Arial"/>
        </w:rPr>
        <w:t>exemption process</w:t>
      </w:r>
      <w:r w:rsidR="00F40C19" w:rsidRPr="00F40C19">
        <w:rPr>
          <w:rFonts w:ascii="Arial" w:hAnsi="Arial" w:cs="Arial"/>
        </w:rPr>
        <w:t xml:space="preserve"> at more than 25 engagements </w:t>
      </w:r>
      <w:r w:rsidR="00BE36EC">
        <w:rPr>
          <w:rFonts w:ascii="Arial" w:hAnsi="Arial" w:cs="Arial"/>
        </w:rPr>
        <w:t>this fiscal year.</w:t>
      </w:r>
    </w:p>
    <w:p w14:paraId="1D069210" w14:textId="0DF0CEC6" w:rsidR="005E7E23" w:rsidRPr="00F40C19" w:rsidRDefault="00F0120D" w:rsidP="00F40C19">
      <w:pPr>
        <w:pStyle w:val="NormalWeb"/>
        <w:numPr>
          <w:ilvl w:val="0"/>
          <w:numId w:val="10"/>
        </w:numPr>
        <w:spacing w:before="0" w:beforeAutospacing="0" w:after="0" w:afterAutospacing="0" w:line="360" w:lineRule="auto"/>
        <w:rPr>
          <w:rFonts w:ascii="Arial" w:hAnsi="Arial" w:cs="Arial"/>
        </w:rPr>
      </w:pPr>
      <w:r w:rsidRPr="00F40C19">
        <w:rPr>
          <w:rFonts w:ascii="Arial" w:hAnsi="Arial" w:cs="Arial"/>
          <w:color w:val="212121"/>
          <w:u w:val="single"/>
          <w:shd w:val="clear" w:color="auto" w:fill="FFFFFF"/>
        </w:rPr>
        <w:t>Clinic-in-a-Clinic</w:t>
      </w:r>
      <w:r w:rsidR="005E7E23" w:rsidRPr="00F40C19">
        <w:rPr>
          <w:rFonts w:ascii="Arial" w:hAnsi="Arial" w:cs="Arial"/>
          <w:color w:val="212121"/>
          <w:shd w:val="clear" w:color="auto" w:fill="FFFFFF"/>
        </w:rPr>
        <w:t xml:space="preserve">: </w:t>
      </w:r>
      <w:r w:rsidR="005E7E23" w:rsidRPr="00F40C19">
        <w:rPr>
          <w:rFonts w:ascii="Arial" w:hAnsi="Arial" w:cs="Arial"/>
        </w:rPr>
        <w:t>We've partnered with the Indian Health Service (IHS) and the Tribal Health Program (THP) to offer VA health care at IHS clinics in Chinle and Kayenta, AZ. These clinics, la</w:t>
      </w:r>
      <w:r w:rsidR="00316994">
        <w:rPr>
          <w:rFonts w:ascii="Arial" w:hAnsi="Arial" w:cs="Arial"/>
        </w:rPr>
        <w:t>unched</w:t>
      </w:r>
      <w:r w:rsidR="005E7E23" w:rsidRPr="00F40C19">
        <w:rPr>
          <w:rFonts w:ascii="Arial" w:hAnsi="Arial" w:cs="Arial"/>
        </w:rPr>
        <w:t xml:space="preserve"> in February and March 2024, expand health care options for more than 400 VA-enrolled Native Veterans. We're also </w:t>
      </w:r>
      <w:r w:rsidR="00760023">
        <w:rPr>
          <w:rFonts w:ascii="Arial" w:hAnsi="Arial" w:cs="Arial"/>
        </w:rPr>
        <w:t>exploring the potential to open more</w:t>
      </w:r>
      <w:r w:rsidR="005E7E23" w:rsidRPr="00F40C19">
        <w:rPr>
          <w:rFonts w:ascii="Arial" w:hAnsi="Arial" w:cs="Arial"/>
        </w:rPr>
        <w:t xml:space="preserve"> clinics in Arizona, New Mexico, and South Dakota.</w:t>
      </w:r>
    </w:p>
    <w:p w14:paraId="0F718979" w14:textId="0638CA7A" w:rsidR="005E7E23" w:rsidRDefault="00F0120D" w:rsidP="00F40C19">
      <w:pPr>
        <w:pStyle w:val="NormalWeb"/>
        <w:numPr>
          <w:ilvl w:val="0"/>
          <w:numId w:val="10"/>
        </w:numPr>
        <w:spacing w:before="0" w:beforeAutospacing="0" w:after="0" w:afterAutospacing="0" w:line="360" w:lineRule="auto"/>
        <w:rPr>
          <w:rFonts w:ascii="Arial" w:hAnsi="Arial" w:cs="Arial"/>
        </w:rPr>
      </w:pPr>
      <w:r w:rsidRPr="00F40C19">
        <w:rPr>
          <w:rFonts w:ascii="Arial" w:hAnsi="Arial" w:cs="Arial"/>
          <w:color w:val="212121"/>
          <w:u w:val="single"/>
          <w:shd w:val="clear" w:color="auto" w:fill="FFFFFF"/>
        </w:rPr>
        <w:t>Tribal HUD-VASH</w:t>
      </w:r>
      <w:r w:rsidR="005E7E23" w:rsidRPr="00F40C19">
        <w:rPr>
          <w:rFonts w:ascii="Arial" w:hAnsi="Arial" w:cs="Arial"/>
          <w:color w:val="212121"/>
          <w:shd w:val="clear" w:color="auto" w:fill="FFFFFF"/>
        </w:rPr>
        <w:t xml:space="preserve">: </w:t>
      </w:r>
      <w:r w:rsidR="005E7E23" w:rsidRPr="00F40C19">
        <w:rPr>
          <w:rFonts w:ascii="Arial" w:hAnsi="Arial" w:cs="Arial"/>
        </w:rPr>
        <w:t>In collaboration with the Office of Native American Programs</w:t>
      </w:r>
      <w:r w:rsidR="00316994">
        <w:rPr>
          <w:rFonts w:ascii="Arial" w:hAnsi="Arial" w:cs="Arial"/>
        </w:rPr>
        <w:t xml:space="preserve"> at the </w:t>
      </w:r>
      <w:r w:rsidR="00316994" w:rsidRPr="00F40C19">
        <w:rPr>
          <w:rFonts w:ascii="Arial" w:hAnsi="Arial" w:cs="Arial"/>
        </w:rPr>
        <w:t>U.S. Department of Housing and Urban Development (HUD)</w:t>
      </w:r>
      <w:r w:rsidR="005E7E23" w:rsidRPr="00F40C19">
        <w:rPr>
          <w:rFonts w:ascii="Arial" w:hAnsi="Arial" w:cs="Arial"/>
        </w:rPr>
        <w:t xml:space="preserve">, </w:t>
      </w:r>
      <w:r w:rsidR="00BE36EC">
        <w:rPr>
          <w:rFonts w:ascii="Arial" w:hAnsi="Arial" w:cs="Arial"/>
        </w:rPr>
        <w:t xml:space="preserve">the </w:t>
      </w:r>
      <w:r w:rsidR="005E7E23" w:rsidRPr="00F40C19">
        <w:rPr>
          <w:rFonts w:ascii="Arial" w:hAnsi="Arial" w:cs="Arial"/>
        </w:rPr>
        <w:t>Tribal HUD-VA</w:t>
      </w:r>
      <w:r w:rsidR="00BE36EC">
        <w:rPr>
          <w:rFonts w:ascii="Arial" w:hAnsi="Arial" w:cs="Arial"/>
        </w:rPr>
        <w:t xml:space="preserve"> </w:t>
      </w:r>
      <w:r w:rsidR="005E7E23" w:rsidRPr="00F40C19">
        <w:rPr>
          <w:rFonts w:ascii="Arial" w:hAnsi="Arial" w:cs="Arial"/>
        </w:rPr>
        <w:t>S</w:t>
      </w:r>
      <w:r w:rsidR="00BE36EC">
        <w:rPr>
          <w:rFonts w:ascii="Arial" w:hAnsi="Arial" w:cs="Arial"/>
        </w:rPr>
        <w:t xml:space="preserve">upportive </w:t>
      </w:r>
      <w:r w:rsidR="005E7E23" w:rsidRPr="00F40C19">
        <w:rPr>
          <w:rFonts w:ascii="Arial" w:hAnsi="Arial" w:cs="Arial"/>
        </w:rPr>
        <w:t>H</w:t>
      </w:r>
      <w:r w:rsidR="00BE36EC">
        <w:rPr>
          <w:rFonts w:ascii="Arial" w:hAnsi="Arial" w:cs="Arial"/>
        </w:rPr>
        <w:t>ousing (HUD-VASH) program</w:t>
      </w:r>
      <w:r w:rsidR="005E7E23" w:rsidRPr="00F40C19">
        <w:rPr>
          <w:rFonts w:ascii="Arial" w:hAnsi="Arial" w:cs="Arial"/>
        </w:rPr>
        <w:t xml:space="preserve"> aims to provide permanent supportive housing for homeless Native Veterans. This program </w:t>
      </w:r>
      <w:r w:rsidR="00316994">
        <w:rPr>
          <w:rFonts w:ascii="Arial" w:hAnsi="Arial" w:cs="Arial"/>
        </w:rPr>
        <w:t>combines</w:t>
      </w:r>
      <w:r w:rsidR="005E7E23" w:rsidRPr="00F40C19">
        <w:rPr>
          <w:rFonts w:ascii="Arial" w:hAnsi="Arial" w:cs="Arial"/>
        </w:rPr>
        <w:t xml:space="preserve"> Indian Housing Block Grants for rental assistance</w:t>
      </w:r>
      <w:r w:rsidR="00316994">
        <w:rPr>
          <w:rFonts w:ascii="Arial" w:hAnsi="Arial" w:cs="Arial"/>
        </w:rPr>
        <w:t xml:space="preserve"> with</w:t>
      </w:r>
      <w:r w:rsidR="005E7E23" w:rsidRPr="00F40C19">
        <w:rPr>
          <w:rFonts w:ascii="Arial" w:hAnsi="Arial" w:cs="Arial"/>
        </w:rPr>
        <w:t xml:space="preserve"> VA case management and supportive services</w:t>
      </w:r>
      <w:r w:rsidR="00316994">
        <w:rPr>
          <w:rFonts w:ascii="Arial" w:hAnsi="Arial" w:cs="Arial"/>
        </w:rPr>
        <w:t>, helping</w:t>
      </w:r>
      <w:r w:rsidR="005E7E23" w:rsidRPr="00F40C19">
        <w:rPr>
          <w:rFonts w:ascii="Arial" w:hAnsi="Arial" w:cs="Arial"/>
        </w:rPr>
        <w:t xml:space="preserve"> Veterans secure and maintain housing. Currently, 29 </w:t>
      </w:r>
      <w:r w:rsidR="005E7E23" w:rsidRPr="00F40C19">
        <w:rPr>
          <w:rFonts w:ascii="Arial" w:hAnsi="Arial" w:cs="Arial"/>
        </w:rPr>
        <w:lastRenderedPageBreak/>
        <w:t>tribes participate, with grant funding supporting approximately 600 Native Veteran households.</w:t>
      </w:r>
    </w:p>
    <w:p w14:paraId="350023AC" w14:textId="48AC0709" w:rsidR="00BE36EC" w:rsidRPr="00AD3492" w:rsidRDefault="00BE36EC" w:rsidP="00CA7EFC">
      <w:pPr>
        <w:pStyle w:val="NormalWeb"/>
        <w:numPr>
          <w:ilvl w:val="0"/>
          <w:numId w:val="10"/>
        </w:numPr>
        <w:spacing w:before="0" w:beforeAutospacing="0" w:after="0" w:afterAutospacing="0" w:line="360" w:lineRule="auto"/>
        <w:rPr>
          <w:rFonts w:ascii="Arial" w:hAnsi="Arial" w:cs="Arial"/>
        </w:rPr>
      </w:pPr>
      <w:r w:rsidRPr="00BE36EC">
        <w:rPr>
          <w:rFonts w:ascii="Arial" w:hAnsi="Arial" w:cs="Arial"/>
          <w:u w:val="single"/>
        </w:rPr>
        <w:t>Suicide Prevention</w:t>
      </w:r>
      <w:r w:rsidRPr="00BE36EC">
        <w:rPr>
          <w:rFonts w:ascii="Arial" w:hAnsi="Arial" w:cs="Arial"/>
        </w:rPr>
        <w:t xml:space="preserve">: In 2021, Native Veterans had the highest suicide rate among minority-identified populations. VA is </w:t>
      </w:r>
      <w:r w:rsidR="00316994">
        <w:rPr>
          <w:rFonts w:ascii="Arial" w:hAnsi="Arial" w:cs="Arial"/>
        </w:rPr>
        <w:t>working</w:t>
      </w:r>
      <w:r w:rsidRPr="00BE36EC">
        <w:rPr>
          <w:rFonts w:ascii="Arial" w:hAnsi="Arial" w:cs="Arial"/>
        </w:rPr>
        <w:t xml:space="preserve"> to reduce this by </w:t>
      </w:r>
      <w:r w:rsidR="00316994">
        <w:rPr>
          <w:rFonts w:ascii="Arial" w:hAnsi="Arial" w:cs="Arial"/>
        </w:rPr>
        <w:t>enhancing</w:t>
      </w:r>
      <w:r w:rsidRPr="00BE36EC">
        <w:rPr>
          <w:rFonts w:ascii="Arial" w:hAnsi="Arial" w:cs="Arial"/>
        </w:rPr>
        <w:t xml:space="preserve"> access to care, </w:t>
      </w:r>
      <w:r w:rsidR="00316994">
        <w:rPr>
          <w:rFonts w:ascii="Arial" w:hAnsi="Arial" w:cs="Arial"/>
        </w:rPr>
        <w:t>offering</w:t>
      </w:r>
      <w:r w:rsidRPr="00BE36EC">
        <w:rPr>
          <w:rFonts w:ascii="Arial" w:hAnsi="Arial" w:cs="Arial"/>
        </w:rPr>
        <w:t xml:space="preserve"> culturally significant treatments, and </w:t>
      </w:r>
      <w:r w:rsidR="00316994">
        <w:rPr>
          <w:rFonts w:ascii="Arial" w:hAnsi="Arial" w:cs="Arial"/>
        </w:rPr>
        <w:t>expanding</w:t>
      </w:r>
      <w:r w:rsidRPr="00BE36EC">
        <w:rPr>
          <w:rFonts w:ascii="Arial" w:hAnsi="Arial" w:cs="Arial"/>
        </w:rPr>
        <w:t xml:space="preserve"> support networks. VA co</w:t>
      </w:r>
      <w:r w:rsidR="00316994">
        <w:rPr>
          <w:rFonts w:ascii="Arial" w:hAnsi="Arial" w:cs="Arial"/>
        </w:rPr>
        <w:t>llaborates</w:t>
      </w:r>
      <w:r w:rsidRPr="00BE36EC">
        <w:rPr>
          <w:rFonts w:ascii="Arial" w:hAnsi="Arial" w:cs="Arial"/>
        </w:rPr>
        <w:t xml:space="preserve"> with federal, tribal, state, and local governments to promote a public health approach to suicide prevention. </w:t>
      </w:r>
      <w:r w:rsidR="00316994">
        <w:rPr>
          <w:rFonts w:ascii="Arial" w:hAnsi="Arial" w:cs="Arial"/>
        </w:rPr>
        <w:t>This includes i</w:t>
      </w:r>
      <w:r w:rsidRPr="00BE36EC">
        <w:rPr>
          <w:rFonts w:ascii="Arial" w:hAnsi="Arial" w:cs="Arial"/>
        </w:rPr>
        <w:t xml:space="preserve">nitiatives </w:t>
      </w:r>
      <w:r w:rsidR="00316994">
        <w:rPr>
          <w:rFonts w:ascii="Arial" w:hAnsi="Arial" w:cs="Arial"/>
        </w:rPr>
        <w:t>like</w:t>
      </w:r>
      <w:r w:rsidRPr="00BE36EC">
        <w:rPr>
          <w:rFonts w:ascii="Arial" w:hAnsi="Arial" w:cs="Arial"/>
        </w:rPr>
        <w:t xml:space="preserve"> granting $52.5 million to 80 community-based organizations through the Staff Sergeant Parker Gordon Fox Suicide Prevention Grant Program and </w:t>
      </w:r>
      <w:r w:rsidR="00316994">
        <w:rPr>
          <w:rFonts w:ascii="Arial" w:hAnsi="Arial" w:cs="Arial"/>
        </w:rPr>
        <w:t>bolstering</w:t>
      </w:r>
      <w:r w:rsidRPr="00BE36EC">
        <w:rPr>
          <w:rFonts w:ascii="Arial" w:hAnsi="Arial" w:cs="Arial"/>
        </w:rPr>
        <w:t xml:space="preserve"> collaborative efforts with tribal communities as part of the</w:t>
      </w:r>
      <w:r w:rsidR="00316994">
        <w:rPr>
          <w:rFonts w:ascii="Arial" w:hAnsi="Arial" w:cs="Arial"/>
        </w:rPr>
        <w:t xml:space="preserve"> VA and</w:t>
      </w:r>
      <w:r w:rsidRPr="00BE36EC">
        <w:rPr>
          <w:rFonts w:ascii="Arial" w:hAnsi="Arial" w:cs="Arial"/>
        </w:rPr>
        <w:t xml:space="preserve"> Substance Abuse and Mental Health Services Administration’s (SAMHSA) </w:t>
      </w:r>
      <w:r w:rsidR="00316994">
        <w:rPr>
          <w:rFonts w:ascii="Arial" w:hAnsi="Arial" w:cs="Arial"/>
        </w:rPr>
        <w:t xml:space="preserve">joint </w:t>
      </w:r>
      <w:r w:rsidRPr="00BE36EC">
        <w:rPr>
          <w:rFonts w:ascii="Arial" w:hAnsi="Arial" w:cs="Arial"/>
        </w:rPr>
        <w:t xml:space="preserve">Governor’s Challenge to Prevent Suicide Among Service Members, </w:t>
      </w:r>
      <w:r w:rsidRPr="00AD3492">
        <w:rPr>
          <w:rFonts w:ascii="Arial" w:hAnsi="Arial" w:cs="Arial"/>
        </w:rPr>
        <w:t>Veterans, and their Families.</w:t>
      </w:r>
    </w:p>
    <w:p w14:paraId="16F3C3C9" w14:textId="77777777" w:rsidR="00BE36EC" w:rsidRPr="00AD3492" w:rsidRDefault="00BE36EC" w:rsidP="00BE36EC">
      <w:pPr>
        <w:pStyle w:val="NormalWeb"/>
        <w:spacing w:before="0" w:beforeAutospacing="0" w:after="0" w:afterAutospacing="0" w:line="360" w:lineRule="auto"/>
        <w:rPr>
          <w:rFonts w:ascii="Arial" w:hAnsi="Arial" w:cs="Arial"/>
          <w:u w:val="single"/>
        </w:rPr>
      </w:pPr>
    </w:p>
    <w:p w14:paraId="58D5D297" w14:textId="7785996C" w:rsidR="00AD3492" w:rsidRPr="00AD3492" w:rsidRDefault="00BE36EC" w:rsidP="00AD3492">
      <w:pPr>
        <w:pStyle w:val="NormalWeb"/>
        <w:spacing w:before="0" w:beforeAutospacing="0" w:after="0" w:afterAutospacing="0" w:line="360" w:lineRule="auto"/>
        <w:rPr>
          <w:rFonts w:ascii="Arial" w:hAnsi="Arial" w:cs="Arial"/>
          <w:b/>
          <w:bCs/>
        </w:rPr>
      </w:pPr>
      <w:r w:rsidRPr="00AD3492">
        <w:rPr>
          <w:rFonts w:ascii="Arial" w:hAnsi="Arial" w:cs="Arial"/>
          <w:b/>
          <w:bCs/>
        </w:rPr>
        <w:t>Transportation</w:t>
      </w:r>
      <w:r w:rsidR="00AD3492">
        <w:rPr>
          <w:rFonts w:ascii="Arial" w:hAnsi="Arial" w:cs="Arial"/>
          <w:b/>
          <w:bCs/>
        </w:rPr>
        <w:t xml:space="preserve"> Barriers</w:t>
      </w:r>
    </w:p>
    <w:p w14:paraId="2464CC56" w14:textId="21B4C054" w:rsidR="00D167C2" w:rsidRDefault="00BE36EC" w:rsidP="00D167C2">
      <w:pPr>
        <w:pStyle w:val="NormalWeb"/>
        <w:spacing w:before="0" w:beforeAutospacing="0" w:after="0" w:afterAutospacing="0" w:line="360" w:lineRule="auto"/>
        <w:ind w:firstLine="720"/>
        <w:rPr>
          <w:rFonts w:ascii="Arial" w:hAnsi="Arial" w:cs="Arial"/>
        </w:rPr>
      </w:pPr>
      <w:r w:rsidRPr="00AD3492">
        <w:rPr>
          <w:rFonts w:ascii="Arial" w:hAnsi="Arial" w:cs="Arial"/>
        </w:rPr>
        <w:t xml:space="preserve">Rural Veterans are disproportionately </w:t>
      </w:r>
      <w:r w:rsidR="00316994">
        <w:rPr>
          <w:rFonts w:ascii="Arial" w:hAnsi="Arial" w:cs="Arial"/>
        </w:rPr>
        <w:t>impacted</w:t>
      </w:r>
      <w:r w:rsidRPr="00AD3492">
        <w:rPr>
          <w:rFonts w:ascii="Arial" w:hAnsi="Arial" w:cs="Arial"/>
        </w:rPr>
        <w:t xml:space="preserve"> by longer drive times to health</w:t>
      </w:r>
      <w:r w:rsidR="00AD3492" w:rsidRPr="00AD3492">
        <w:rPr>
          <w:rFonts w:ascii="Arial" w:hAnsi="Arial" w:cs="Arial"/>
        </w:rPr>
        <w:t xml:space="preserve"> </w:t>
      </w:r>
      <w:r w:rsidRPr="00AD3492">
        <w:rPr>
          <w:rFonts w:ascii="Arial" w:hAnsi="Arial" w:cs="Arial"/>
        </w:rPr>
        <w:t xml:space="preserve">care services. This </w:t>
      </w:r>
      <w:r w:rsidR="00AD3492" w:rsidRPr="00AD3492">
        <w:rPr>
          <w:rFonts w:ascii="Arial" w:hAnsi="Arial" w:cs="Arial"/>
        </w:rPr>
        <w:t xml:space="preserve">leads to </w:t>
      </w:r>
      <w:r w:rsidR="00316994">
        <w:rPr>
          <w:rFonts w:ascii="Arial" w:hAnsi="Arial" w:cs="Arial"/>
        </w:rPr>
        <w:t>lower</w:t>
      </w:r>
      <w:r w:rsidR="00AD3492" w:rsidRPr="00AD3492">
        <w:rPr>
          <w:rFonts w:ascii="Arial" w:hAnsi="Arial" w:cs="Arial"/>
        </w:rPr>
        <w:t xml:space="preserve"> rates of</w:t>
      </w:r>
      <w:r w:rsidRPr="00AD3492">
        <w:rPr>
          <w:rFonts w:ascii="Arial" w:hAnsi="Arial" w:cs="Arial"/>
        </w:rPr>
        <w:t xml:space="preserve"> diagnostic test</w:t>
      </w:r>
      <w:r w:rsidR="00316994">
        <w:rPr>
          <w:rFonts w:ascii="Arial" w:hAnsi="Arial" w:cs="Arial"/>
        </w:rPr>
        <w:t>ing</w:t>
      </w:r>
      <w:r w:rsidRPr="00AD3492">
        <w:rPr>
          <w:rFonts w:ascii="Arial" w:hAnsi="Arial" w:cs="Arial"/>
        </w:rPr>
        <w:t>, such as spirometry for COPD diagnosis</w:t>
      </w:r>
      <w:r w:rsidR="00AD3492" w:rsidRPr="00AD3492">
        <w:rPr>
          <w:rFonts w:ascii="Arial" w:hAnsi="Arial" w:cs="Arial"/>
        </w:rPr>
        <w:t>; fewer</w:t>
      </w:r>
      <w:r w:rsidRPr="00AD3492">
        <w:rPr>
          <w:rFonts w:ascii="Arial" w:hAnsi="Arial" w:cs="Arial"/>
        </w:rPr>
        <w:t xml:space="preserve"> screening services like osteoporosis screening in women aged 65 and above</w:t>
      </w:r>
      <w:r w:rsidR="00AD3492" w:rsidRPr="00AD3492">
        <w:rPr>
          <w:rFonts w:ascii="Arial" w:hAnsi="Arial" w:cs="Arial"/>
        </w:rPr>
        <w:t>;</w:t>
      </w:r>
      <w:r w:rsidRPr="00AD3492">
        <w:rPr>
          <w:rFonts w:ascii="Arial" w:hAnsi="Arial" w:cs="Arial"/>
        </w:rPr>
        <w:t xml:space="preserve"> and </w:t>
      </w:r>
      <w:r w:rsidR="00316994">
        <w:rPr>
          <w:rFonts w:ascii="Arial" w:hAnsi="Arial" w:cs="Arial"/>
        </w:rPr>
        <w:t>reduced</w:t>
      </w:r>
      <w:r w:rsidR="00AD3492" w:rsidRPr="00AD3492">
        <w:rPr>
          <w:rFonts w:ascii="Arial" w:hAnsi="Arial" w:cs="Arial"/>
        </w:rPr>
        <w:t xml:space="preserve"> </w:t>
      </w:r>
      <w:r w:rsidRPr="00AD3492">
        <w:rPr>
          <w:rFonts w:ascii="Arial" w:hAnsi="Arial" w:cs="Arial"/>
        </w:rPr>
        <w:t xml:space="preserve">therapeutic care, </w:t>
      </w:r>
      <w:r w:rsidR="00AD3492" w:rsidRPr="00AD3492">
        <w:rPr>
          <w:rFonts w:ascii="Arial" w:hAnsi="Arial" w:cs="Arial"/>
        </w:rPr>
        <w:t>such as</w:t>
      </w:r>
      <w:r w:rsidRPr="00AD3492">
        <w:rPr>
          <w:rFonts w:ascii="Arial" w:hAnsi="Arial" w:cs="Arial"/>
        </w:rPr>
        <w:t xml:space="preserve"> cardiac rehabilitation for patients hospitalized due to ischemic heart disease. This disparity in</w:t>
      </w:r>
      <w:r w:rsidR="00AD3492" w:rsidRPr="00AD3492">
        <w:rPr>
          <w:rFonts w:ascii="Arial" w:hAnsi="Arial" w:cs="Arial"/>
        </w:rPr>
        <w:t xml:space="preserve"> health care</w:t>
      </w:r>
      <w:r w:rsidRPr="00AD3492">
        <w:rPr>
          <w:rFonts w:ascii="Arial" w:hAnsi="Arial" w:cs="Arial"/>
        </w:rPr>
        <w:t xml:space="preserve"> access underscores the need for targeted interventions to address these challenges.</w:t>
      </w:r>
    </w:p>
    <w:p w14:paraId="722A467F" w14:textId="77777777" w:rsidR="00D167C2" w:rsidRDefault="00D167C2" w:rsidP="00D167C2">
      <w:pPr>
        <w:pStyle w:val="NormalWeb"/>
        <w:spacing w:before="0" w:beforeAutospacing="0" w:after="0" w:afterAutospacing="0" w:line="360" w:lineRule="auto"/>
        <w:rPr>
          <w:rFonts w:ascii="Arial" w:hAnsi="Arial" w:cs="Arial"/>
        </w:rPr>
      </w:pPr>
    </w:p>
    <w:p w14:paraId="78F447A9" w14:textId="620FCC5F" w:rsidR="00D167C2" w:rsidRDefault="00AD3492" w:rsidP="00D167C2">
      <w:pPr>
        <w:pStyle w:val="NormalWeb"/>
        <w:spacing w:before="0" w:beforeAutospacing="0" w:after="0" w:afterAutospacing="0" w:line="360" w:lineRule="auto"/>
        <w:rPr>
          <w:rFonts w:ascii="Arial" w:hAnsi="Arial" w:cs="Arial"/>
        </w:rPr>
      </w:pPr>
      <w:r w:rsidRPr="00D167C2">
        <w:rPr>
          <w:rFonts w:ascii="Arial" w:hAnsi="Arial" w:cs="Arial"/>
          <w:u w:val="single"/>
        </w:rPr>
        <w:t>Beneficiary Travel</w:t>
      </w:r>
      <w:r w:rsidR="00D167C2">
        <w:rPr>
          <w:rFonts w:ascii="Arial" w:hAnsi="Arial" w:cs="Arial"/>
          <w:u w:val="single"/>
        </w:rPr>
        <w:t xml:space="preserve"> </w:t>
      </w:r>
      <w:r w:rsidR="00D167C2" w:rsidRPr="00D167C2">
        <w:rPr>
          <w:rFonts w:ascii="Arial" w:hAnsi="Arial" w:cs="Arial"/>
          <w:u w:val="single"/>
        </w:rPr>
        <w:t>Self-Service System</w:t>
      </w:r>
    </w:p>
    <w:p w14:paraId="5C8036F8" w14:textId="6449043C" w:rsidR="00D167C2" w:rsidRDefault="00D167C2" w:rsidP="00D167C2">
      <w:pPr>
        <w:pStyle w:val="NormalWeb"/>
        <w:spacing w:before="0" w:beforeAutospacing="0" w:after="0" w:afterAutospacing="0" w:line="360" w:lineRule="auto"/>
        <w:ind w:firstLine="720"/>
        <w:rPr>
          <w:rFonts w:ascii="Arial" w:hAnsi="Arial" w:cs="Arial"/>
        </w:rPr>
      </w:pPr>
      <w:r w:rsidRPr="00D167C2">
        <w:rPr>
          <w:rFonts w:ascii="Arial" w:hAnsi="Arial" w:cs="Arial"/>
        </w:rPr>
        <w:t xml:space="preserve">In November 2019, VA </w:t>
      </w:r>
      <w:r w:rsidR="00316994">
        <w:rPr>
          <w:rFonts w:ascii="Arial" w:hAnsi="Arial" w:cs="Arial"/>
        </w:rPr>
        <w:t>launched</w:t>
      </w:r>
      <w:r w:rsidRPr="00D167C2">
        <w:rPr>
          <w:rFonts w:ascii="Arial" w:hAnsi="Arial" w:cs="Arial"/>
        </w:rPr>
        <w:t xml:space="preserve"> the Beneficiary Travel Self-Service System</w:t>
      </w:r>
      <w:r w:rsidR="00684A6A">
        <w:rPr>
          <w:rFonts w:ascii="Arial" w:hAnsi="Arial" w:cs="Arial"/>
        </w:rPr>
        <w:t xml:space="preserve"> (BTSSS)</w:t>
      </w:r>
      <w:r w:rsidRPr="00D167C2">
        <w:rPr>
          <w:rFonts w:ascii="Arial" w:hAnsi="Arial" w:cs="Arial"/>
        </w:rPr>
        <w:t xml:space="preserve">, enabling Veterans and beneficiaries to submit reimbursement claims online. The beneficiary travel program addresses the financial and logistical challenges of long-distance travel for specialized medical care by reimbursing eligible Veterans for travel expenses </w:t>
      </w:r>
      <w:r w:rsidR="00316994">
        <w:rPr>
          <w:rFonts w:ascii="Arial" w:hAnsi="Arial" w:cs="Arial"/>
        </w:rPr>
        <w:t>like</w:t>
      </w:r>
      <w:r w:rsidRPr="00D167C2">
        <w:rPr>
          <w:rFonts w:ascii="Arial" w:hAnsi="Arial" w:cs="Arial"/>
        </w:rPr>
        <w:t xml:space="preserve"> mileage, lodging, and meals. The program </w:t>
      </w:r>
      <w:r w:rsidR="00316994">
        <w:rPr>
          <w:rFonts w:ascii="Arial" w:hAnsi="Arial" w:cs="Arial"/>
        </w:rPr>
        <w:t>enhances</w:t>
      </w:r>
      <w:r w:rsidRPr="00D167C2">
        <w:rPr>
          <w:rFonts w:ascii="Arial" w:hAnsi="Arial" w:cs="Arial"/>
        </w:rPr>
        <w:t xml:space="preserve"> access to medical appointments and </w:t>
      </w:r>
      <w:r w:rsidR="00316994">
        <w:rPr>
          <w:rFonts w:ascii="Arial" w:hAnsi="Arial" w:cs="Arial"/>
        </w:rPr>
        <w:t>reduces</w:t>
      </w:r>
      <w:r w:rsidRPr="00D167C2">
        <w:rPr>
          <w:rFonts w:ascii="Arial" w:hAnsi="Arial" w:cs="Arial"/>
        </w:rPr>
        <w:t xml:space="preserve"> financial stress, </w:t>
      </w:r>
      <w:r w:rsidR="00316994">
        <w:rPr>
          <w:rFonts w:ascii="Arial" w:hAnsi="Arial" w:cs="Arial"/>
        </w:rPr>
        <w:t>enabling</w:t>
      </w:r>
      <w:r w:rsidRPr="00D167C2">
        <w:rPr>
          <w:rFonts w:ascii="Arial" w:hAnsi="Arial" w:cs="Arial"/>
        </w:rPr>
        <w:t xml:space="preserve"> rural Veterans to prioritize their health without worrying about financial barriers. VA's </w:t>
      </w:r>
      <w:r w:rsidR="00316994">
        <w:rPr>
          <w:rFonts w:ascii="Arial" w:hAnsi="Arial" w:cs="Arial"/>
        </w:rPr>
        <w:t>commitment</w:t>
      </w:r>
      <w:r w:rsidRPr="00D167C2">
        <w:rPr>
          <w:rFonts w:ascii="Arial" w:hAnsi="Arial" w:cs="Arial"/>
        </w:rPr>
        <w:t xml:space="preserve"> to beneficiary travel is a </w:t>
      </w:r>
      <w:r w:rsidR="00316994">
        <w:rPr>
          <w:rFonts w:ascii="Arial" w:hAnsi="Arial" w:cs="Arial"/>
        </w:rPr>
        <w:t>crucial</w:t>
      </w:r>
      <w:r w:rsidRPr="00D167C2">
        <w:rPr>
          <w:rFonts w:ascii="Arial" w:hAnsi="Arial" w:cs="Arial"/>
        </w:rPr>
        <w:t xml:space="preserve"> </w:t>
      </w:r>
      <w:r w:rsidR="00316994">
        <w:rPr>
          <w:rFonts w:ascii="Arial" w:hAnsi="Arial" w:cs="Arial"/>
        </w:rPr>
        <w:t>part</w:t>
      </w:r>
      <w:r w:rsidRPr="00D167C2">
        <w:rPr>
          <w:rFonts w:ascii="Arial" w:hAnsi="Arial" w:cs="Arial"/>
        </w:rPr>
        <w:t xml:space="preserve"> of providing comprehensive and inclusive health care services.</w:t>
      </w:r>
    </w:p>
    <w:p w14:paraId="46A2792D" w14:textId="32755A1D" w:rsidR="00D167C2" w:rsidRDefault="00D167C2" w:rsidP="00D167C2">
      <w:pPr>
        <w:pStyle w:val="NormalWeb"/>
        <w:spacing w:before="0" w:beforeAutospacing="0" w:after="0" w:afterAutospacing="0" w:line="360" w:lineRule="auto"/>
        <w:ind w:firstLine="720"/>
        <w:rPr>
          <w:rFonts w:ascii="Arial" w:hAnsi="Arial" w:cs="Arial"/>
        </w:rPr>
      </w:pPr>
      <w:r w:rsidRPr="00D167C2">
        <w:rPr>
          <w:rFonts w:ascii="Arial" w:hAnsi="Arial" w:cs="Arial"/>
        </w:rPr>
        <w:lastRenderedPageBreak/>
        <w:t>Through FY 2024, VA is upgrading tools for Veterans</w:t>
      </w:r>
      <w:r w:rsidR="00316994">
        <w:rPr>
          <w:rFonts w:ascii="Arial" w:hAnsi="Arial" w:cs="Arial"/>
        </w:rPr>
        <w:t xml:space="preserve"> with the aim of</w:t>
      </w:r>
      <w:r w:rsidRPr="00D167C2">
        <w:rPr>
          <w:rFonts w:ascii="Arial" w:hAnsi="Arial" w:cs="Arial"/>
        </w:rPr>
        <w:t xml:space="preserve"> simplify</w:t>
      </w:r>
      <w:r w:rsidR="00316994">
        <w:rPr>
          <w:rFonts w:ascii="Arial" w:hAnsi="Arial" w:cs="Arial"/>
        </w:rPr>
        <w:t>ing</w:t>
      </w:r>
      <w:r w:rsidRPr="00D167C2">
        <w:rPr>
          <w:rFonts w:ascii="Arial" w:hAnsi="Arial" w:cs="Arial"/>
        </w:rPr>
        <w:t xml:space="preserve"> the reimbursement process. The VA Medical Center (VAMC) and community-based outreach clinic VETLink </w:t>
      </w:r>
      <w:r w:rsidR="00316994">
        <w:rPr>
          <w:rFonts w:ascii="Arial" w:hAnsi="Arial" w:cs="Arial"/>
        </w:rPr>
        <w:t>k</w:t>
      </w:r>
      <w:r w:rsidRPr="00D167C2">
        <w:rPr>
          <w:rFonts w:ascii="Arial" w:hAnsi="Arial" w:cs="Arial"/>
        </w:rPr>
        <w:t xml:space="preserve">iosks, previously utilized for reimbursement claims, were phased out in March 2023. </w:t>
      </w:r>
      <w:r w:rsidR="00316994">
        <w:rPr>
          <w:rFonts w:ascii="Arial" w:hAnsi="Arial" w:cs="Arial"/>
        </w:rPr>
        <w:t>Now</w:t>
      </w:r>
      <w:r w:rsidRPr="00D167C2">
        <w:rPr>
          <w:rFonts w:ascii="Arial" w:hAnsi="Arial" w:cs="Arial"/>
        </w:rPr>
        <w:t xml:space="preserve">, VAMCs and Veterans can manage their care </w:t>
      </w:r>
      <w:r w:rsidR="00316994">
        <w:rPr>
          <w:rFonts w:ascii="Arial" w:hAnsi="Arial" w:cs="Arial"/>
        </w:rPr>
        <w:t>through</w:t>
      </w:r>
      <w:r w:rsidRPr="00D167C2">
        <w:rPr>
          <w:rFonts w:ascii="Arial" w:hAnsi="Arial" w:cs="Arial"/>
        </w:rPr>
        <w:t xml:space="preserve"> the va.gov website and the Patient Check-In mobile app. Veterans without reliable internet access or those who prefer, can still submit a paper version of VA Form 10-3542, "Veteran/Beneficiary Claim for Reimbursement of Travel Expenses," </w:t>
      </w:r>
      <w:r w:rsidR="00684A6A">
        <w:rPr>
          <w:rFonts w:ascii="Arial" w:hAnsi="Arial" w:cs="Arial"/>
        </w:rPr>
        <w:t>via</w:t>
      </w:r>
      <w:r w:rsidRPr="00D167C2">
        <w:rPr>
          <w:rFonts w:ascii="Arial" w:hAnsi="Arial" w:cs="Arial"/>
        </w:rPr>
        <w:t xml:space="preserve"> </w:t>
      </w:r>
      <w:r w:rsidR="00684A6A">
        <w:rPr>
          <w:rFonts w:ascii="Arial" w:hAnsi="Arial" w:cs="Arial"/>
        </w:rPr>
        <w:t>m</w:t>
      </w:r>
      <w:r w:rsidRPr="00D167C2">
        <w:rPr>
          <w:rFonts w:ascii="Arial" w:hAnsi="Arial" w:cs="Arial"/>
        </w:rPr>
        <w:t>ail or in person at their local facility.</w:t>
      </w:r>
    </w:p>
    <w:p w14:paraId="2DFD0030" w14:textId="77777777" w:rsidR="00D167C2" w:rsidRDefault="00D167C2" w:rsidP="00D167C2">
      <w:pPr>
        <w:pStyle w:val="NormalWeb"/>
        <w:spacing w:before="0" w:beforeAutospacing="0" w:after="0" w:afterAutospacing="0" w:line="360" w:lineRule="auto"/>
        <w:rPr>
          <w:rFonts w:ascii="Arial" w:hAnsi="Arial" w:cs="Arial"/>
        </w:rPr>
      </w:pPr>
    </w:p>
    <w:p w14:paraId="5F0B373F" w14:textId="5C615185" w:rsidR="00E50F3E" w:rsidRPr="00DA321C" w:rsidRDefault="00D167C2" w:rsidP="00E50F3E">
      <w:pPr>
        <w:pStyle w:val="NormalWeb"/>
        <w:spacing w:before="0" w:beforeAutospacing="0" w:after="0" w:afterAutospacing="0" w:line="360" w:lineRule="auto"/>
        <w:rPr>
          <w:rFonts w:ascii="Arial" w:hAnsi="Arial" w:cs="Arial"/>
          <w:u w:val="single"/>
        </w:rPr>
      </w:pPr>
      <w:r w:rsidRPr="00DA321C">
        <w:rPr>
          <w:rFonts w:ascii="Arial" w:hAnsi="Arial" w:cs="Arial"/>
          <w:u w:val="single"/>
        </w:rPr>
        <w:t>Volunteer Transportation Network</w:t>
      </w:r>
    </w:p>
    <w:p w14:paraId="3FB64CBE" w14:textId="2DBE1C5D" w:rsidR="00E50F3E" w:rsidRPr="00DA321C" w:rsidRDefault="00684A6A" w:rsidP="00E50F3E">
      <w:pPr>
        <w:pStyle w:val="NormalWeb"/>
        <w:spacing w:before="0" w:beforeAutospacing="0" w:after="0" w:afterAutospacing="0" w:line="360" w:lineRule="auto"/>
        <w:ind w:firstLine="720"/>
        <w:rPr>
          <w:rFonts w:ascii="Arial" w:hAnsi="Arial" w:cs="Arial"/>
          <w:u w:val="single"/>
        </w:rPr>
      </w:pPr>
      <w:r>
        <w:rPr>
          <w:rFonts w:ascii="Arial" w:hAnsi="Arial" w:cs="Arial"/>
        </w:rPr>
        <w:t>The</w:t>
      </w:r>
      <w:r w:rsidR="00E50F3E" w:rsidRPr="00DA321C">
        <w:rPr>
          <w:rFonts w:ascii="Arial" w:hAnsi="Arial" w:cs="Arial"/>
        </w:rPr>
        <w:t xml:space="preserve"> Volunteer Transportation Network</w:t>
      </w:r>
      <w:r>
        <w:rPr>
          <w:rFonts w:ascii="Arial" w:hAnsi="Arial" w:cs="Arial"/>
        </w:rPr>
        <w:t xml:space="preserve"> (VTN)</w:t>
      </w:r>
      <w:r w:rsidR="00E50F3E" w:rsidRPr="00DA321C">
        <w:rPr>
          <w:rFonts w:ascii="Arial" w:hAnsi="Arial" w:cs="Arial"/>
        </w:rPr>
        <w:t xml:space="preserve"> is an essential service for Veterans who lack transportation for their VA medical appointments. Often, VTN is the only </w:t>
      </w:r>
      <w:r>
        <w:rPr>
          <w:rFonts w:ascii="Arial" w:hAnsi="Arial" w:cs="Arial"/>
        </w:rPr>
        <w:t>means</w:t>
      </w:r>
      <w:r w:rsidR="00E50F3E" w:rsidRPr="00DA321C">
        <w:rPr>
          <w:rFonts w:ascii="Arial" w:hAnsi="Arial" w:cs="Arial"/>
        </w:rPr>
        <w:t xml:space="preserve"> for Veterans to access needed care; without it, they </w:t>
      </w:r>
      <w:r>
        <w:rPr>
          <w:rFonts w:ascii="Arial" w:hAnsi="Arial" w:cs="Arial"/>
        </w:rPr>
        <w:t>could</w:t>
      </w:r>
      <w:r w:rsidR="00E50F3E" w:rsidRPr="00DA321C">
        <w:rPr>
          <w:rFonts w:ascii="Arial" w:hAnsi="Arial" w:cs="Arial"/>
        </w:rPr>
        <w:t xml:space="preserve"> miss crucial primary care, mental health, and specialty appointments. The network operates in partnership with Disabled American Veterans (DAV), which has donated 328 vehicles to 127 medical facilities since 2020. DAV also </w:t>
      </w:r>
      <w:r>
        <w:rPr>
          <w:rFonts w:ascii="Arial" w:hAnsi="Arial" w:cs="Arial"/>
        </w:rPr>
        <w:t>assists in</w:t>
      </w:r>
      <w:r w:rsidR="00E50F3E" w:rsidRPr="00DA321C">
        <w:rPr>
          <w:rFonts w:ascii="Arial" w:hAnsi="Arial" w:cs="Arial"/>
        </w:rPr>
        <w:t xml:space="preserve"> recruit</w:t>
      </w:r>
      <w:r>
        <w:rPr>
          <w:rFonts w:ascii="Arial" w:hAnsi="Arial" w:cs="Arial"/>
        </w:rPr>
        <w:t>ing</w:t>
      </w:r>
      <w:r w:rsidR="00E50F3E" w:rsidRPr="00DA321C">
        <w:rPr>
          <w:rFonts w:ascii="Arial" w:hAnsi="Arial" w:cs="Arial"/>
        </w:rPr>
        <w:t xml:space="preserve"> drivers, who </w:t>
      </w:r>
      <w:r>
        <w:rPr>
          <w:rFonts w:ascii="Arial" w:hAnsi="Arial" w:cs="Arial"/>
        </w:rPr>
        <w:t>must</w:t>
      </w:r>
      <w:r w:rsidR="00E50F3E" w:rsidRPr="00DA321C">
        <w:rPr>
          <w:rFonts w:ascii="Arial" w:hAnsi="Arial" w:cs="Arial"/>
        </w:rPr>
        <w:t xml:space="preserve"> complete a volunteer application, undergo a physical examination, </w:t>
      </w:r>
      <w:r>
        <w:rPr>
          <w:rFonts w:ascii="Arial" w:hAnsi="Arial" w:cs="Arial"/>
        </w:rPr>
        <w:t>possess</w:t>
      </w:r>
      <w:r w:rsidR="00E50F3E" w:rsidRPr="00DA321C">
        <w:rPr>
          <w:rFonts w:ascii="Arial" w:hAnsi="Arial" w:cs="Arial"/>
        </w:rPr>
        <w:t xml:space="preserve"> a current driver's license, and provide proof of automobile insurance. </w:t>
      </w:r>
    </w:p>
    <w:p w14:paraId="5D8BB187" w14:textId="77777777" w:rsidR="00E50F3E" w:rsidRPr="00DA321C" w:rsidRDefault="00E50F3E" w:rsidP="00E50F3E">
      <w:pPr>
        <w:pStyle w:val="NormalWeb"/>
        <w:spacing w:before="0" w:beforeAutospacing="0" w:after="0" w:afterAutospacing="0" w:line="360" w:lineRule="auto"/>
        <w:rPr>
          <w:rFonts w:ascii="Arial" w:hAnsi="Arial" w:cs="Arial"/>
          <w:u w:val="single"/>
        </w:rPr>
      </w:pPr>
    </w:p>
    <w:p w14:paraId="6F74BD52" w14:textId="77777777" w:rsidR="00756CF9" w:rsidRPr="00DA321C" w:rsidRDefault="00E50F3E" w:rsidP="00756CF9">
      <w:pPr>
        <w:pStyle w:val="NormalWeb"/>
        <w:spacing w:before="0" w:beforeAutospacing="0" w:after="0" w:afterAutospacing="0" w:line="360" w:lineRule="auto"/>
        <w:rPr>
          <w:rFonts w:ascii="Arial" w:hAnsi="Arial" w:cs="Arial"/>
          <w:b/>
          <w:bCs/>
        </w:rPr>
      </w:pPr>
      <w:r w:rsidRPr="00DA321C">
        <w:rPr>
          <w:rFonts w:ascii="Arial" w:hAnsi="Arial" w:cs="Arial"/>
          <w:b/>
          <w:bCs/>
        </w:rPr>
        <w:t>Rural Health Care Innovations</w:t>
      </w:r>
    </w:p>
    <w:p w14:paraId="0C352C71" w14:textId="22DB7982" w:rsidR="00DA321C" w:rsidRPr="00DA321C" w:rsidRDefault="00756CF9" w:rsidP="00DA321C">
      <w:pPr>
        <w:pStyle w:val="NormalWeb"/>
        <w:spacing w:before="0" w:beforeAutospacing="0" w:after="0" w:afterAutospacing="0" w:line="360" w:lineRule="auto"/>
        <w:ind w:firstLine="720"/>
        <w:rPr>
          <w:rFonts w:ascii="Arial" w:hAnsi="Arial" w:cs="Arial"/>
        </w:rPr>
      </w:pPr>
      <w:r w:rsidRPr="00DA321C">
        <w:rPr>
          <w:rFonts w:ascii="Arial" w:hAnsi="Arial" w:cs="Arial"/>
        </w:rPr>
        <w:t xml:space="preserve">VA is committed to developing and enhancing cutting-edge methods to ensure Veterans from all backgrounds and settings, including those in rural environments, receive effective treatments more quickly. </w:t>
      </w:r>
      <w:r w:rsidR="00DA321C" w:rsidRPr="00DA321C">
        <w:rPr>
          <w:rFonts w:ascii="Arial" w:hAnsi="Arial" w:cs="Arial"/>
        </w:rPr>
        <w:t xml:space="preserve">Recent initiatives include:  </w:t>
      </w:r>
    </w:p>
    <w:p w14:paraId="411CD87B" w14:textId="52662B5D" w:rsidR="00DA321C" w:rsidRPr="00DA321C" w:rsidRDefault="00DA321C" w:rsidP="00DA321C">
      <w:pPr>
        <w:pStyle w:val="ListParagraph"/>
        <w:numPr>
          <w:ilvl w:val="0"/>
          <w:numId w:val="10"/>
        </w:numPr>
        <w:spacing w:after="0" w:line="360" w:lineRule="auto"/>
        <w:rPr>
          <w:rFonts w:ascii="Arial" w:eastAsia="Times New Roman" w:hAnsi="Arial" w:cs="Arial"/>
          <w:kern w:val="0"/>
          <w:sz w:val="24"/>
          <w:szCs w:val="24"/>
          <w14:ligatures w14:val="none"/>
        </w:rPr>
      </w:pPr>
      <w:r w:rsidRPr="00BF09D2">
        <w:rPr>
          <w:rFonts w:ascii="Arial" w:eastAsia="Times New Roman" w:hAnsi="Arial" w:cs="Arial"/>
          <w:kern w:val="0"/>
          <w:sz w:val="24"/>
          <w:szCs w:val="24"/>
          <w:u w:val="single"/>
          <w14:ligatures w14:val="none"/>
        </w:rPr>
        <w:t>TeleWound Practice program</w:t>
      </w:r>
      <w:r w:rsidR="00BF09D2">
        <w:rPr>
          <w:rFonts w:ascii="Arial" w:eastAsia="Times New Roman" w:hAnsi="Arial" w:cs="Arial"/>
          <w:kern w:val="0"/>
          <w:sz w:val="24"/>
          <w:szCs w:val="24"/>
          <w14:ligatures w14:val="none"/>
        </w:rPr>
        <w:t xml:space="preserve">: </w:t>
      </w:r>
      <w:r w:rsidR="00CF695C">
        <w:rPr>
          <w:rFonts w:ascii="Arial" w:eastAsia="Times New Roman" w:hAnsi="Arial" w:cs="Arial"/>
          <w:kern w:val="0"/>
          <w:sz w:val="24"/>
          <w:szCs w:val="24"/>
          <w14:ligatures w14:val="none"/>
        </w:rPr>
        <w:t>This</w:t>
      </w:r>
      <w:r w:rsidRPr="00DA321C">
        <w:rPr>
          <w:rFonts w:ascii="Arial" w:eastAsia="Times New Roman" w:hAnsi="Arial" w:cs="Arial"/>
          <w:kern w:val="0"/>
          <w:sz w:val="24"/>
          <w:szCs w:val="24"/>
          <w14:ligatures w14:val="none"/>
        </w:rPr>
        <w:t xml:space="preserve"> joint </w:t>
      </w:r>
      <w:r>
        <w:rPr>
          <w:rFonts w:ascii="Arial" w:eastAsia="Times New Roman" w:hAnsi="Arial" w:cs="Arial"/>
          <w:kern w:val="0"/>
          <w:sz w:val="24"/>
          <w:szCs w:val="24"/>
          <w14:ligatures w14:val="none"/>
        </w:rPr>
        <w:t xml:space="preserve">VA </w:t>
      </w:r>
      <w:r w:rsidRPr="00DA321C">
        <w:rPr>
          <w:rFonts w:ascii="Arial" w:eastAsia="Times New Roman" w:hAnsi="Arial" w:cs="Arial"/>
          <w:kern w:val="0"/>
          <w:sz w:val="24"/>
          <w:szCs w:val="24"/>
          <w14:ligatures w14:val="none"/>
        </w:rPr>
        <w:t>initiative us</w:t>
      </w:r>
      <w:r w:rsidR="00CF695C">
        <w:rPr>
          <w:rFonts w:ascii="Arial" w:eastAsia="Times New Roman" w:hAnsi="Arial" w:cs="Arial"/>
          <w:kern w:val="0"/>
          <w:sz w:val="24"/>
          <w:szCs w:val="24"/>
          <w14:ligatures w14:val="none"/>
        </w:rPr>
        <w:t>es</w:t>
      </w:r>
      <w:r w:rsidRPr="00DA321C">
        <w:rPr>
          <w:rFonts w:ascii="Arial" w:eastAsia="Times New Roman" w:hAnsi="Arial" w:cs="Arial"/>
          <w:kern w:val="0"/>
          <w:sz w:val="24"/>
          <w:szCs w:val="24"/>
          <w14:ligatures w14:val="none"/>
        </w:rPr>
        <w:t xml:space="preserve"> telehealth technologies</w:t>
      </w:r>
      <w:r w:rsidR="00CF695C">
        <w:rPr>
          <w:rFonts w:ascii="Arial" w:eastAsia="Times New Roman" w:hAnsi="Arial" w:cs="Arial"/>
          <w:kern w:val="0"/>
          <w:sz w:val="24"/>
          <w:szCs w:val="24"/>
          <w14:ligatures w14:val="none"/>
        </w:rPr>
        <w:t xml:space="preserve"> and</w:t>
      </w:r>
      <w:r w:rsidRPr="00DA321C">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has been</w:t>
      </w:r>
      <w:r w:rsidRPr="00DA321C">
        <w:rPr>
          <w:rFonts w:ascii="Arial" w:eastAsia="Times New Roman" w:hAnsi="Arial" w:cs="Arial"/>
          <w:kern w:val="0"/>
          <w:sz w:val="24"/>
          <w:szCs w:val="24"/>
          <w14:ligatures w14:val="none"/>
        </w:rPr>
        <w:t xml:space="preserve"> </w:t>
      </w:r>
      <w:r w:rsidR="00CF695C">
        <w:rPr>
          <w:rFonts w:ascii="Arial" w:eastAsia="Times New Roman" w:hAnsi="Arial" w:cs="Arial"/>
          <w:kern w:val="0"/>
          <w:sz w:val="24"/>
          <w:szCs w:val="24"/>
          <w14:ligatures w14:val="none"/>
        </w:rPr>
        <w:t>chosen</w:t>
      </w:r>
      <w:r w:rsidRPr="00DA321C">
        <w:rPr>
          <w:rFonts w:ascii="Arial" w:eastAsia="Times New Roman" w:hAnsi="Arial" w:cs="Arial"/>
          <w:kern w:val="0"/>
          <w:sz w:val="24"/>
          <w:szCs w:val="24"/>
          <w14:ligatures w14:val="none"/>
        </w:rPr>
        <w:t xml:space="preserve"> for regional rollout </w:t>
      </w:r>
      <w:r>
        <w:rPr>
          <w:rFonts w:ascii="Arial" w:eastAsia="Times New Roman" w:hAnsi="Arial" w:cs="Arial"/>
          <w:kern w:val="0"/>
          <w:sz w:val="24"/>
          <w:szCs w:val="24"/>
          <w14:ligatures w14:val="none"/>
        </w:rPr>
        <w:t>in</w:t>
      </w:r>
      <w:r w:rsidRPr="00DA321C">
        <w:rPr>
          <w:rFonts w:ascii="Arial" w:eastAsia="Times New Roman" w:hAnsi="Arial" w:cs="Arial"/>
          <w:kern w:val="0"/>
          <w:sz w:val="24"/>
          <w:szCs w:val="24"/>
          <w14:ligatures w14:val="none"/>
        </w:rPr>
        <w:t xml:space="preserve"> the VA Shark Tank Competition</w:t>
      </w:r>
      <w:r w:rsidR="00CF695C">
        <w:rPr>
          <w:rFonts w:ascii="Arial" w:eastAsia="Times New Roman" w:hAnsi="Arial" w:cs="Arial"/>
          <w:kern w:val="0"/>
          <w:sz w:val="24"/>
          <w:szCs w:val="24"/>
          <w14:ligatures w14:val="none"/>
        </w:rPr>
        <w:t>. E</w:t>
      </w:r>
      <w:r>
        <w:rPr>
          <w:rFonts w:ascii="Arial" w:eastAsia="Times New Roman" w:hAnsi="Arial" w:cs="Arial"/>
          <w:kern w:val="0"/>
          <w:sz w:val="24"/>
          <w:szCs w:val="24"/>
          <w14:ligatures w14:val="none"/>
        </w:rPr>
        <w:t xml:space="preserve">valuations </w:t>
      </w:r>
      <w:r w:rsidRPr="00DA321C">
        <w:rPr>
          <w:rFonts w:ascii="Arial" w:eastAsia="Times New Roman" w:hAnsi="Arial" w:cs="Arial"/>
          <w:kern w:val="0"/>
          <w:sz w:val="24"/>
          <w:szCs w:val="24"/>
          <w14:ligatures w14:val="none"/>
        </w:rPr>
        <w:t>of four VA facilities</w:t>
      </w:r>
      <w:ins w:id="0" w:author="Kilbourne, Amy M." w:date="2024-04-22T08:30:00Z">
        <w:r w:rsidR="009F6066">
          <w:rPr>
            <w:rFonts w:ascii="Arial" w:eastAsia="Times New Roman" w:hAnsi="Arial" w:cs="Arial"/>
            <w:kern w:val="0"/>
            <w:sz w:val="24"/>
            <w:szCs w:val="24"/>
            <w14:ligatures w14:val="none"/>
          </w:rPr>
          <w:t>, facilitated by the Diffusion of Excellence Initiative, VA</w:t>
        </w:r>
      </w:ins>
      <w:ins w:id="1" w:author="Kilbourne, Amy M." w:date="2024-04-22T08:31:00Z">
        <w:r w:rsidR="00382876">
          <w:rPr>
            <w:rFonts w:ascii="Arial" w:eastAsia="Times New Roman" w:hAnsi="Arial" w:cs="Arial"/>
            <w:kern w:val="0"/>
            <w:sz w:val="24"/>
            <w:szCs w:val="24"/>
            <w14:ligatures w14:val="none"/>
          </w:rPr>
          <w:t xml:space="preserve"> Research’s</w:t>
        </w:r>
      </w:ins>
      <w:ins w:id="2" w:author="Kilbourne, Amy M." w:date="2024-04-22T08:30:00Z">
        <w:r w:rsidR="009F6066">
          <w:rPr>
            <w:rFonts w:ascii="Arial" w:eastAsia="Times New Roman" w:hAnsi="Arial" w:cs="Arial"/>
            <w:kern w:val="0"/>
            <w:sz w:val="24"/>
            <w:szCs w:val="24"/>
            <w14:ligatures w14:val="none"/>
          </w:rPr>
          <w:t xml:space="preserve"> Quality </w:t>
        </w:r>
      </w:ins>
      <w:ins w:id="3" w:author="Kilbourne, Amy M." w:date="2024-04-22T08:32:00Z">
        <w:r w:rsidR="00382876">
          <w:rPr>
            <w:rFonts w:ascii="Arial" w:eastAsia="Times New Roman" w:hAnsi="Arial" w:cs="Arial"/>
            <w:kern w:val="0"/>
            <w:sz w:val="24"/>
            <w:szCs w:val="24"/>
            <w14:ligatures w14:val="none"/>
          </w:rPr>
          <w:t>E</w:t>
        </w:r>
      </w:ins>
      <w:ins w:id="4" w:author="Kilbourne, Amy M." w:date="2024-04-22T08:30:00Z">
        <w:r w:rsidR="009F6066">
          <w:rPr>
            <w:rFonts w:ascii="Arial" w:eastAsia="Times New Roman" w:hAnsi="Arial" w:cs="Arial"/>
            <w:kern w:val="0"/>
            <w:sz w:val="24"/>
            <w:szCs w:val="24"/>
            <w14:ligatures w14:val="none"/>
          </w:rPr>
          <w:t>nhancement Research Initiative (QUERI)</w:t>
        </w:r>
      </w:ins>
      <w:ins w:id="5" w:author="Kilbourne, Amy M." w:date="2024-04-22T08:32:00Z">
        <w:r w:rsidR="00382876">
          <w:rPr>
            <w:rFonts w:ascii="Arial" w:eastAsia="Times New Roman" w:hAnsi="Arial" w:cs="Arial"/>
            <w:kern w:val="0"/>
            <w:sz w:val="24"/>
            <w:szCs w:val="24"/>
            <w14:ligatures w14:val="none"/>
          </w:rPr>
          <w:t xml:space="preserve"> program</w:t>
        </w:r>
      </w:ins>
      <w:ins w:id="6" w:author="Kilbourne, Amy M." w:date="2024-04-22T08:30:00Z">
        <w:r w:rsidR="009F6066">
          <w:rPr>
            <w:rFonts w:ascii="Arial" w:eastAsia="Times New Roman" w:hAnsi="Arial" w:cs="Arial"/>
            <w:kern w:val="0"/>
            <w:sz w:val="24"/>
            <w:szCs w:val="24"/>
            <w14:ligatures w14:val="none"/>
          </w:rPr>
          <w:t>, and the Office of Nursing Services,</w:t>
        </w:r>
      </w:ins>
      <w:r w:rsidRPr="00DA321C">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identif</w:t>
      </w:r>
      <w:r w:rsidR="00CF695C">
        <w:rPr>
          <w:rFonts w:ascii="Arial" w:eastAsia="Times New Roman" w:hAnsi="Arial" w:cs="Arial"/>
          <w:kern w:val="0"/>
          <w:sz w:val="24"/>
          <w:szCs w:val="24"/>
          <w14:ligatures w14:val="none"/>
        </w:rPr>
        <w:t>ied</w:t>
      </w:r>
      <w:r w:rsidRPr="00DA321C">
        <w:rPr>
          <w:rFonts w:ascii="Arial" w:eastAsia="Times New Roman" w:hAnsi="Arial" w:cs="Arial"/>
          <w:kern w:val="0"/>
          <w:sz w:val="24"/>
          <w:szCs w:val="24"/>
          <w14:ligatures w14:val="none"/>
        </w:rPr>
        <w:t xml:space="preserve"> </w:t>
      </w:r>
      <w:r w:rsidR="00684A6A">
        <w:rPr>
          <w:rFonts w:ascii="Arial" w:eastAsia="Times New Roman" w:hAnsi="Arial" w:cs="Arial"/>
          <w:kern w:val="0"/>
          <w:sz w:val="24"/>
          <w:szCs w:val="24"/>
          <w14:ligatures w14:val="none"/>
        </w:rPr>
        <w:t xml:space="preserve">both </w:t>
      </w:r>
      <w:r w:rsidRPr="00DA321C">
        <w:rPr>
          <w:rFonts w:ascii="Arial" w:eastAsia="Times New Roman" w:hAnsi="Arial" w:cs="Arial"/>
          <w:kern w:val="0"/>
          <w:sz w:val="24"/>
          <w:szCs w:val="24"/>
          <w14:ligatures w14:val="none"/>
        </w:rPr>
        <w:t>barriers and solutions</w:t>
      </w:r>
      <w:r w:rsidR="00BF09D2">
        <w:rPr>
          <w:rFonts w:ascii="Arial" w:eastAsia="Times New Roman" w:hAnsi="Arial" w:cs="Arial"/>
          <w:kern w:val="0"/>
          <w:sz w:val="24"/>
          <w:szCs w:val="24"/>
          <w14:ligatures w14:val="none"/>
        </w:rPr>
        <w:t xml:space="preserve"> for</w:t>
      </w:r>
      <w:r w:rsidRPr="00DA321C">
        <w:rPr>
          <w:rFonts w:ascii="Arial" w:eastAsia="Times New Roman" w:hAnsi="Arial" w:cs="Arial"/>
          <w:kern w:val="0"/>
          <w:sz w:val="24"/>
          <w:szCs w:val="24"/>
          <w14:ligatures w14:val="none"/>
        </w:rPr>
        <w:t xml:space="preserve"> implementation, which </w:t>
      </w:r>
      <w:r w:rsidR="00CF695C">
        <w:rPr>
          <w:rFonts w:ascii="Arial" w:eastAsia="Times New Roman" w:hAnsi="Arial" w:cs="Arial"/>
          <w:kern w:val="0"/>
          <w:sz w:val="24"/>
          <w:szCs w:val="24"/>
          <w14:ligatures w14:val="none"/>
        </w:rPr>
        <w:t>will guide</w:t>
      </w:r>
      <w:r w:rsidRPr="00DA321C">
        <w:rPr>
          <w:rFonts w:ascii="Arial" w:eastAsia="Times New Roman" w:hAnsi="Arial" w:cs="Arial"/>
          <w:kern w:val="0"/>
          <w:sz w:val="24"/>
          <w:szCs w:val="24"/>
          <w14:ligatures w14:val="none"/>
        </w:rPr>
        <w:t xml:space="preserve"> </w:t>
      </w:r>
      <w:r w:rsidR="00684A6A">
        <w:rPr>
          <w:rFonts w:ascii="Arial" w:eastAsia="Times New Roman" w:hAnsi="Arial" w:cs="Arial"/>
          <w:kern w:val="0"/>
          <w:sz w:val="24"/>
          <w:szCs w:val="24"/>
          <w14:ligatures w14:val="none"/>
        </w:rPr>
        <w:t xml:space="preserve">a </w:t>
      </w:r>
      <w:r w:rsidRPr="00DA321C">
        <w:rPr>
          <w:rFonts w:ascii="Arial" w:eastAsia="Times New Roman" w:hAnsi="Arial" w:cs="Arial"/>
          <w:kern w:val="0"/>
          <w:sz w:val="24"/>
          <w:szCs w:val="24"/>
          <w14:ligatures w14:val="none"/>
        </w:rPr>
        <w:t xml:space="preserve">successful </w:t>
      </w:r>
      <w:r w:rsidR="00684A6A">
        <w:rPr>
          <w:rFonts w:ascii="Arial" w:eastAsia="Times New Roman" w:hAnsi="Arial" w:cs="Arial"/>
          <w:kern w:val="0"/>
          <w:sz w:val="24"/>
          <w:szCs w:val="24"/>
          <w14:ligatures w14:val="none"/>
        </w:rPr>
        <w:t>national rollout.</w:t>
      </w:r>
    </w:p>
    <w:p w14:paraId="7B19794D" w14:textId="200689D0" w:rsidR="00DA321C" w:rsidRPr="00DA321C" w:rsidRDefault="00BF09D2" w:rsidP="00DA321C">
      <w:pPr>
        <w:pStyle w:val="ListParagraph"/>
        <w:numPr>
          <w:ilvl w:val="0"/>
          <w:numId w:val="10"/>
        </w:numPr>
        <w:spacing w:after="0" w:line="360" w:lineRule="auto"/>
        <w:rPr>
          <w:rFonts w:ascii="Arial" w:eastAsia="Times New Roman" w:hAnsi="Arial" w:cs="Arial"/>
          <w:kern w:val="0"/>
          <w:sz w:val="24"/>
          <w:szCs w:val="24"/>
          <w14:ligatures w14:val="none"/>
        </w:rPr>
      </w:pPr>
      <w:r w:rsidRPr="00BF09D2">
        <w:rPr>
          <w:rFonts w:ascii="Arial" w:eastAsia="Times New Roman" w:hAnsi="Arial" w:cs="Arial"/>
          <w:kern w:val="0"/>
          <w:sz w:val="24"/>
          <w:szCs w:val="24"/>
          <w:u w:val="single"/>
          <w14:ligatures w14:val="none"/>
        </w:rPr>
        <w:t>Personalized Implementation of Video Telehealth for Rural Veterans (</w:t>
      </w:r>
      <w:r w:rsidR="00DA321C" w:rsidRPr="00BF09D2">
        <w:rPr>
          <w:rFonts w:ascii="Arial" w:eastAsia="Times New Roman" w:hAnsi="Arial" w:cs="Arial"/>
          <w:kern w:val="0"/>
          <w:sz w:val="24"/>
          <w:szCs w:val="24"/>
          <w:u w:val="single"/>
          <w14:ligatures w14:val="none"/>
        </w:rPr>
        <w:t>PIVOT-R</w:t>
      </w:r>
      <w:r w:rsidRPr="00BF09D2">
        <w:rPr>
          <w:rFonts w:ascii="Arial" w:eastAsia="Times New Roman" w:hAnsi="Arial" w:cs="Arial"/>
          <w:kern w:val="0"/>
          <w:sz w:val="24"/>
          <w:szCs w:val="24"/>
          <w:u w:val="single"/>
          <w14:ligatures w14:val="none"/>
        </w:rPr>
        <w:t>)</w:t>
      </w:r>
      <w:r w:rsidRPr="00BF09D2">
        <w:rPr>
          <w:rFonts w:ascii="Arial" w:eastAsia="Times New Roman" w:hAnsi="Arial" w:cs="Arial"/>
          <w:kern w:val="0"/>
          <w:sz w:val="24"/>
          <w:szCs w:val="24"/>
          <w14:ligatures w14:val="none"/>
        </w:rPr>
        <w:t>:</w:t>
      </w:r>
      <w:r w:rsidR="00DA321C" w:rsidRPr="00DA321C">
        <w:rPr>
          <w:rFonts w:ascii="Arial" w:eastAsia="Times New Roman" w:hAnsi="Arial" w:cs="Arial"/>
          <w:kern w:val="0"/>
          <w:sz w:val="24"/>
          <w:szCs w:val="24"/>
          <w14:ligatures w14:val="none"/>
        </w:rPr>
        <w:t xml:space="preserve"> </w:t>
      </w:r>
      <w:r w:rsidR="00CF695C">
        <w:rPr>
          <w:rFonts w:ascii="Arial" w:eastAsia="Times New Roman" w:hAnsi="Arial" w:cs="Arial"/>
          <w:kern w:val="0"/>
          <w:sz w:val="24"/>
          <w:szCs w:val="24"/>
          <w14:ligatures w14:val="none"/>
        </w:rPr>
        <w:t>Recognized as</w:t>
      </w:r>
      <w:r w:rsidR="00DA321C" w:rsidRPr="00DA321C">
        <w:rPr>
          <w:rFonts w:ascii="Arial" w:eastAsia="Times New Roman" w:hAnsi="Arial" w:cs="Arial"/>
          <w:kern w:val="0"/>
          <w:sz w:val="24"/>
          <w:szCs w:val="24"/>
          <w14:ligatures w14:val="none"/>
        </w:rPr>
        <w:t xml:space="preserve"> a </w:t>
      </w:r>
      <w:r>
        <w:rPr>
          <w:rFonts w:ascii="Arial" w:eastAsia="Times New Roman" w:hAnsi="Arial" w:cs="Arial"/>
          <w:kern w:val="0"/>
          <w:sz w:val="24"/>
          <w:szCs w:val="24"/>
          <w14:ligatures w14:val="none"/>
        </w:rPr>
        <w:t>“promising practice” by ORH</w:t>
      </w:r>
      <w:r w:rsidR="00DA321C" w:rsidRPr="00DA321C">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th</w:t>
      </w:r>
      <w:r w:rsidR="00CF695C">
        <w:rPr>
          <w:rFonts w:ascii="Arial" w:eastAsia="Times New Roman" w:hAnsi="Arial" w:cs="Arial"/>
          <w:kern w:val="0"/>
          <w:sz w:val="24"/>
          <w:szCs w:val="24"/>
          <w14:ligatures w14:val="none"/>
        </w:rPr>
        <w:t>is</w:t>
      </w:r>
      <w:r>
        <w:rPr>
          <w:rFonts w:ascii="Arial" w:eastAsia="Times New Roman" w:hAnsi="Arial" w:cs="Arial"/>
          <w:kern w:val="0"/>
          <w:sz w:val="24"/>
          <w:szCs w:val="24"/>
          <w14:ligatures w14:val="none"/>
        </w:rPr>
        <w:t xml:space="preserve"> program </w:t>
      </w:r>
      <w:r w:rsidR="00DA321C" w:rsidRPr="00DA321C">
        <w:rPr>
          <w:rFonts w:ascii="Arial" w:eastAsia="Times New Roman" w:hAnsi="Arial" w:cs="Arial"/>
          <w:kern w:val="0"/>
          <w:sz w:val="24"/>
          <w:szCs w:val="24"/>
          <w14:ligatures w14:val="none"/>
        </w:rPr>
        <w:t xml:space="preserve">uses a flexible </w:t>
      </w:r>
      <w:r w:rsidR="00DA321C" w:rsidRPr="00DA321C">
        <w:rPr>
          <w:rFonts w:ascii="Arial" w:eastAsia="Times New Roman" w:hAnsi="Arial" w:cs="Arial"/>
          <w:kern w:val="0"/>
          <w:sz w:val="24"/>
          <w:szCs w:val="24"/>
          <w14:ligatures w14:val="none"/>
        </w:rPr>
        <w:lastRenderedPageBreak/>
        <w:t>implementation approach</w:t>
      </w:r>
      <w:r w:rsidR="00CF695C">
        <w:rPr>
          <w:rFonts w:ascii="Arial" w:eastAsia="Times New Roman" w:hAnsi="Arial" w:cs="Arial"/>
          <w:kern w:val="0"/>
          <w:sz w:val="24"/>
          <w:szCs w:val="24"/>
          <w14:ligatures w14:val="none"/>
        </w:rPr>
        <w:t>,</w:t>
      </w:r>
      <w:r w:rsidR="00DA321C" w:rsidRPr="00DA321C">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combin</w:t>
      </w:r>
      <w:r w:rsidR="00CF695C">
        <w:rPr>
          <w:rFonts w:ascii="Arial" w:eastAsia="Times New Roman" w:hAnsi="Arial" w:cs="Arial"/>
          <w:kern w:val="0"/>
          <w:sz w:val="24"/>
          <w:szCs w:val="24"/>
          <w14:ligatures w14:val="none"/>
        </w:rPr>
        <w:t>ing</w:t>
      </w:r>
      <w:r w:rsidR="00DA321C" w:rsidRPr="00DA321C">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training</w:t>
      </w:r>
      <w:r w:rsidR="00DA321C" w:rsidRPr="00DA321C">
        <w:rPr>
          <w:rFonts w:ascii="Arial" w:eastAsia="Times New Roman" w:hAnsi="Arial" w:cs="Arial"/>
          <w:kern w:val="0"/>
          <w:sz w:val="24"/>
          <w:szCs w:val="24"/>
          <w14:ligatures w14:val="none"/>
        </w:rPr>
        <w:t>, mentor</w:t>
      </w:r>
      <w:r>
        <w:rPr>
          <w:rFonts w:ascii="Arial" w:eastAsia="Times New Roman" w:hAnsi="Arial" w:cs="Arial"/>
          <w:kern w:val="0"/>
          <w:sz w:val="24"/>
          <w:szCs w:val="24"/>
          <w14:ligatures w14:val="none"/>
        </w:rPr>
        <w:t>ship</w:t>
      </w:r>
      <w:r w:rsidR="00DA321C" w:rsidRPr="00DA321C">
        <w:rPr>
          <w:rFonts w:ascii="Arial" w:eastAsia="Times New Roman" w:hAnsi="Arial" w:cs="Arial"/>
          <w:kern w:val="0"/>
          <w:sz w:val="24"/>
          <w:szCs w:val="24"/>
          <w14:ligatures w14:val="none"/>
        </w:rPr>
        <w:t xml:space="preserve">, and </w:t>
      </w:r>
      <w:r>
        <w:rPr>
          <w:rFonts w:ascii="Arial" w:eastAsia="Times New Roman" w:hAnsi="Arial" w:cs="Arial"/>
          <w:kern w:val="0"/>
          <w:sz w:val="24"/>
          <w:szCs w:val="24"/>
          <w14:ligatures w14:val="none"/>
        </w:rPr>
        <w:t>a</w:t>
      </w:r>
      <w:r w:rsidR="00DA321C" w:rsidRPr="00DA321C">
        <w:rPr>
          <w:rFonts w:ascii="Arial" w:eastAsia="Times New Roman" w:hAnsi="Arial" w:cs="Arial"/>
          <w:kern w:val="0"/>
          <w:sz w:val="24"/>
          <w:szCs w:val="24"/>
          <w14:ligatures w14:val="none"/>
        </w:rPr>
        <w:t xml:space="preserve"> mixed-methods evaluation to expand </w:t>
      </w:r>
      <w:r w:rsidR="00684A6A">
        <w:rPr>
          <w:rFonts w:ascii="Arial" w:eastAsia="Times New Roman" w:hAnsi="Arial" w:cs="Arial"/>
          <w:kern w:val="0"/>
          <w:sz w:val="24"/>
          <w:szCs w:val="24"/>
          <w14:ligatures w14:val="none"/>
        </w:rPr>
        <w:t xml:space="preserve">the availability of </w:t>
      </w:r>
      <w:r w:rsidR="00DA321C" w:rsidRPr="00DA321C">
        <w:rPr>
          <w:rFonts w:ascii="Arial" w:eastAsia="Times New Roman" w:hAnsi="Arial" w:cs="Arial"/>
          <w:kern w:val="0"/>
          <w:sz w:val="24"/>
          <w:szCs w:val="24"/>
          <w14:ligatures w14:val="none"/>
        </w:rPr>
        <w:t>mental health care.</w:t>
      </w:r>
    </w:p>
    <w:p w14:paraId="08BF1468" w14:textId="4796B59A" w:rsidR="00BF09D2" w:rsidRPr="00BF09D2" w:rsidRDefault="00BF09D2" w:rsidP="00BF09D2">
      <w:pPr>
        <w:pStyle w:val="ListParagraph"/>
        <w:numPr>
          <w:ilvl w:val="0"/>
          <w:numId w:val="10"/>
        </w:numPr>
        <w:spacing w:after="0" w:line="360" w:lineRule="auto"/>
        <w:rPr>
          <w:rFonts w:ascii="Arial" w:eastAsia="Times New Roman" w:hAnsi="Arial" w:cs="Arial"/>
          <w:kern w:val="0"/>
          <w:sz w:val="24"/>
          <w:szCs w:val="24"/>
          <w14:ligatures w14:val="none"/>
        </w:rPr>
      </w:pPr>
      <w:r w:rsidRPr="00BF09D2">
        <w:rPr>
          <w:rFonts w:ascii="Arial" w:eastAsia="Times New Roman" w:hAnsi="Arial" w:cs="Arial"/>
          <w:kern w:val="0"/>
          <w:sz w:val="24"/>
          <w:szCs w:val="24"/>
          <w:u w:val="single"/>
          <w14:ligatures w14:val="none"/>
        </w:rPr>
        <w:t>Medical Foster Home Rural Expansion</w:t>
      </w:r>
      <w:r w:rsidRPr="00BF09D2">
        <w:rPr>
          <w:rFonts w:ascii="Arial" w:eastAsia="Times New Roman" w:hAnsi="Arial" w:cs="Arial"/>
          <w:kern w:val="0"/>
          <w:sz w:val="24"/>
          <w:szCs w:val="24"/>
          <w14:ligatures w14:val="none"/>
        </w:rPr>
        <w:t xml:space="preserve">: </w:t>
      </w:r>
      <w:r w:rsidR="00684A6A">
        <w:rPr>
          <w:rFonts w:ascii="Arial" w:eastAsia="Times New Roman" w:hAnsi="Arial" w:cs="Arial"/>
          <w:kern w:val="0"/>
          <w:sz w:val="24"/>
          <w:szCs w:val="24"/>
          <w14:ligatures w14:val="none"/>
        </w:rPr>
        <w:t>This o</w:t>
      </w:r>
      <w:r w:rsidR="00CF695C">
        <w:rPr>
          <w:rFonts w:ascii="Arial" w:eastAsia="Times New Roman" w:hAnsi="Arial" w:cs="Arial"/>
          <w:kern w:val="0"/>
          <w:sz w:val="24"/>
          <w:szCs w:val="24"/>
          <w14:ligatures w14:val="none"/>
        </w:rPr>
        <w:t>ngoing</w:t>
      </w:r>
      <w:r w:rsidRPr="00BF09D2">
        <w:rPr>
          <w:rFonts w:ascii="Arial" w:eastAsia="Times New Roman" w:hAnsi="Arial" w:cs="Arial"/>
          <w:kern w:val="0"/>
          <w:sz w:val="24"/>
          <w:szCs w:val="24"/>
          <w14:ligatures w14:val="none"/>
        </w:rPr>
        <w:t xml:space="preserve"> evaluation involved creating interactive maps </w:t>
      </w:r>
      <w:r w:rsidR="00CF695C">
        <w:rPr>
          <w:rFonts w:ascii="Arial" w:eastAsia="Times New Roman" w:hAnsi="Arial" w:cs="Arial"/>
          <w:kern w:val="0"/>
          <w:sz w:val="24"/>
          <w:szCs w:val="24"/>
          <w14:ligatures w14:val="none"/>
        </w:rPr>
        <w:t>to</w:t>
      </w:r>
      <w:r w:rsidRPr="00BF09D2">
        <w:rPr>
          <w:rFonts w:ascii="Arial" w:eastAsia="Times New Roman" w:hAnsi="Arial" w:cs="Arial"/>
          <w:kern w:val="0"/>
          <w:sz w:val="24"/>
          <w:szCs w:val="24"/>
          <w14:ligatures w14:val="none"/>
        </w:rPr>
        <w:t xml:space="preserve"> identify rural Veterans for po</w:t>
      </w:r>
      <w:r w:rsidR="00CF695C">
        <w:rPr>
          <w:rFonts w:ascii="Arial" w:eastAsia="Times New Roman" w:hAnsi="Arial" w:cs="Arial"/>
          <w:kern w:val="0"/>
          <w:sz w:val="24"/>
          <w:szCs w:val="24"/>
          <w14:ligatures w14:val="none"/>
        </w:rPr>
        <w:t>tential</w:t>
      </w:r>
      <w:r w:rsidRPr="00BF09D2">
        <w:rPr>
          <w:rFonts w:ascii="Arial" w:eastAsia="Times New Roman" w:hAnsi="Arial" w:cs="Arial"/>
          <w:kern w:val="0"/>
          <w:sz w:val="24"/>
          <w:szCs w:val="24"/>
          <w14:ligatures w14:val="none"/>
        </w:rPr>
        <w:t xml:space="preserve"> placement, Home</w:t>
      </w:r>
      <w:r w:rsidR="00CF695C">
        <w:rPr>
          <w:rFonts w:ascii="Arial" w:eastAsia="Times New Roman" w:hAnsi="Arial" w:cs="Arial"/>
          <w:kern w:val="0"/>
          <w:sz w:val="24"/>
          <w:szCs w:val="24"/>
          <w14:ligatures w14:val="none"/>
        </w:rPr>
        <w:t>-</w:t>
      </w:r>
      <w:r w:rsidRPr="00BF09D2">
        <w:rPr>
          <w:rFonts w:ascii="Arial" w:eastAsia="Times New Roman" w:hAnsi="Arial" w:cs="Arial"/>
          <w:kern w:val="0"/>
          <w:sz w:val="24"/>
          <w:szCs w:val="24"/>
          <w14:ligatures w14:val="none"/>
        </w:rPr>
        <w:t>Based Primary Care locations, and other key resources.</w:t>
      </w:r>
    </w:p>
    <w:p w14:paraId="7EFE0B4A" w14:textId="783FF51B" w:rsidR="00DA321C" w:rsidRPr="00BF09D2" w:rsidRDefault="00BF09D2" w:rsidP="00BF09D2">
      <w:pPr>
        <w:pStyle w:val="ListParagraph"/>
        <w:numPr>
          <w:ilvl w:val="0"/>
          <w:numId w:val="10"/>
        </w:numPr>
        <w:spacing w:after="0" w:line="360" w:lineRule="auto"/>
        <w:rPr>
          <w:rFonts w:ascii="Arial" w:eastAsia="Times New Roman" w:hAnsi="Arial" w:cs="Arial"/>
          <w:kern w:val="0"/>
          <w:sz w:val="24"/>
          <w:szCs w:val="24"/>
          <w14:ligatures w14:val="none"/>
        </w:rPr>
      </w:pPr>
      <w:r w:rsidRPr="003A2034">
        <w:rPr>
          <w:rFonts w:ascii="Arial" w:eastAsia="Times New Roman" w:hAnsi="Arial" w:cs="Arial"/>
          <w:kern w:val="0"/>
          <w:sz w:val="24"/>
          <w:szCs w:val="24"/>
          <w:u w:val="single"/>
          <w14:ligatures w14:val="none"/>
        </w:rPr>
        <w:t>National “Suicide Hotspot” Maps</w:t>
      </w:r>
      <w:r>
        <w:rPr>
          <w:rFonts w:ascii="Arial" w:eastAsia="Times New Roman" w:hAnsi="Arial" w:cs="Arial"/>
          <w:kern w:val="0"/>
          <w:sz w:val="24"/>
          <w:szCs w:val="24"/>
          <w14:ligatures w14:val="none"/>
        </w:rPr>
        <w:t>: ORH-</w:t>
      </w:r>
      <w:r w:rsidR="00DA321C" w:rsidRPr="00BF09D2">
        <w:rPr>
          <w:rFonts w:ascii="Arial" w:eastAsia="Times New Roman" w:hAnsi="Arial" w:cs="Arial"/>
          <w:kern w:val="0"/>
          <w:sz w:val="24"/>
          <w:szCs w:val="24"/>
          <w14:ligatures w14:val="none"/>
        </w:rPr>
        <w:t xml:space="preserve">funded </w:t>
      </w:r>
      <w:r>
        <w:rPr>
          <w:rFonts w:ascii="Arial" w:eastAsia="Times New Roman" w:hAnsi="Arial" w:cs="Arial"/>
          <w:kern w:val="0"/>
          <w:sz w:val="24"/>
          <w:szCs w:val="24"/>
          <w14:ligatures w14:val="none"/>
        </w:rPr>
        <w:t>research developed</w:t>
      </w:r>
      <w:r w:rsidR="00DA321C" w:rsidRPr="00BF09D2">
        <w:rPr>
          <w:rFonts w:ascii="Arial" w:eastAsia="Times New Roman" w:hAnsi="Arial" w:cs="Arial"/>
          <w:kern w:val="0"/>
          <w:sz w:val="24"/>
          <w:szCs w:val="24"/>
          <w14:ligatures w14:val="none"/>
        </w:rPr>
        <w:t xml:space="preserve"> a national map of county-level "hotspots" of Veteran suicide</w:t>
      </w:r>
      <w:r w:rsidR="00684A6A">
        <w:rPr>
          <w:rFonts w:ascii="Arial" w:eastAsia="Times New Roman" w:hAnsi="Arial" w:cs="Arial"/>
          <w:kern w:val="0"/>
          <w:sz w:val="24"/>
          <w:szCs w:val="24"/>
          <w14:ligatures w14:val="none"/>
        </w:rPr>
        <w:t>.</w:t>
      </w:r>
      <w:r w:rsidR="00DA321C" w:rsidRPr="00BF09D2">
        <w:rPr>
          <w:rFonts w:ascii="Arial" w:eastAsia="Times New Roman" w:hAnsi="Arial" w:cs="Arial"/>
          <w:kern w:val="0"/>
          <w:sz w:val="24"/>
          <w:szCs w:val="24"/>
          <w14:ligatures w14:val="none"/>
        </w:rPr>
        <w:t xml:space="preserve"> </w:t>
      </w:r>
      <w:r w:rsidR="00CF695C">
        <w:rPr>
          <w:rFonts w:ascii="Arial" w:eastAsia="Times New Roman" w:hAnsi="Arial" w:cs="Arial"/>
          <w:kern w:val="0"/>
          <w:sz w:val="24"/>
          <w:szCs w:val="24"/>
          <w14:ligatures w14:val="none"/>
        </w:rPr>
        <w:t>VA’s</w:t>
      </w:r>
      <w:r w:rsidR="003A2034">
        <w:rPr>
          <w:rFonts w:ascii="Arial" w:eastAsia="Times New Roman" w:hAnsi="Arial" w:cs="Arial"/>
          <w:kern w:val="0"/>
          <w:sz w:val="24"/>
          <w:szCs w:val="24"/>
          <w14:ligatures w14:val="none"/>
        </w:rPr>
        <w:t xml:space="preserve"> Office of Mental Health and Suicide Prevention</w:t>
      </w:r>
      <w:r w:rsidR="00DA321C" w:rsidRPr="00BF09D2">
        <w:rPr>
          <w:rFonts w:ascii="Arial" w:eastAsia="Times New Roman" w:hAnsi="Arial" w:cs="Arial"/>
          <w:kern w:val="0"/>
          <w:sz w:val="24"/>
          <w:szCs w:val="24"/>
          <w14:ligatures w14:val="none"/>
        </w:rPr>
        <w:t>, the state of Arkansas, and individual researchers</w:t>
      </w:r>
      <w:r w:rsidR="00CF695C">
        <w:rPr>
          <w:rFonts w:ascii="Arial" w:eastAsia="Times New Roman" w:hAnsi="Arial" w:cs="Arial"/>
          <w:kern w:val="0"/>
          <w:sz w:val="24"/>
          <w:szCs w:val="24"/>
          <w14:ligatures w14:val="none"/>
        </w:rPr>
        <w:t xml:space="preserve"> are now using</w:t>
      </w:r>
      <w:r w:rsidR="00DA321C" w:rsidRPr="00BF09D2">
        <w:rPr>
          <w:rFonts w:ascii="Arial" w:eastAsia="Times New Roman" w:hAnsi="Arial" w:cs="Arial"/>
          <w:kern w:val="0"/>
          <w:sz w:val="24"/>
          <w:szCs w:val="24"/>
          <w14:ligatures w14:val="none"/>
        </w:rPr>
        <w:t xml:space="preserve"> </w:t>
      </w:r>
      <w:r w:rsidR="00684A6A">
        <w:rPr>
          <w:rFonts w:ascii="Arial" w:eastAsia="Times New Roman" w:hAnsi="Arial" w:cs="Arial"/>
          <w:kern w:val="0"/>
          <w:sz w:val="24"/>
          <w:szCs w:val="24"/>
          <w14:ligatures w14:val="none"/>
        </w:rPr>
        <w:t xml:space="preserve">this map </w:t>
      </w:r>
      <w:r w:rsidR="00DA321C" w:rsidRPr="00BF09D2">
        <w:rPr>
          <w:rFonts w:ascii="Arial" w:eastAsia="Times New Roman" w:hAnsi="Arial" w:cs="Arial"/>
          <w:kern w:val="0"/>
          <w:sz w:val="24"/>
          <w:szCs w:val="24"/>
          <w14:ligatures w14:val="none"/>
        </w:rPr>
        <w:t xml:space="preserve">to develop </w:t>
      </w:r>
      <w:r w:rsidR="00684A6A">
        <w:rPr>
          <w:rFonts w:ascii="Arial" w:eastAsia="Times New Roman" w:hAnsi="Arial" w:cs="Arial"/>
          <w:kern w:val="0"/>
          <w:sz w:val="24"/>
          <w:szCs w:val="24"/>
          <w14:ligatures w14:val="none"/>
        </w:rPr>
        <w:t xml:space="preserve">novel </w:t>
      </w:r>
      <w:r w:rsidR="00DA321C" w:rsidRPr="00BF09D2">
        <w:rPr>
          <w:rFonts w:ascii="Arial" w:eastAsia="Times New Roman" w:hAnsi="Arial" w:cs="Arial"/>
          <w:kern w:val="0"/>
          <w:sz w:val="24"/>
          <w:szCs w:val="24"/>
          <w14:ligatures w14:val="none"/>
        </w:rPr>
        <w:t>suicide prevention strategies.</w:t>
      </w:r>
    </w:p>
    <w:p w14:paraId="4373F6C9" w14:textId="01877771" w:rsidR="00DA321C" w:rsidRPr="00DA321C" w:rsidRDefault="00DA321C" w:rsidP="00DA321C">
      <w:pPr>
        <w:pStyle w:val="ListParagraph"/>
        <w:numPr>
          <w:ilvl w:val="0"/>
          <w:numId w:val="10"/>
        </w:numPr>
        <w:spacing w:after="0" w:line="360" w:lineRule="auto"/>
        <w:rPr>
          <w:rFonts w:ascii="Arial" w:eastAsia="Times New Roman" w:hAnsi="Arial" w:cs="Arial"/>
          <w:kern w:val="0"/>
          <w:sz w:val="24"/>
          <w:szCs w:val="24"/>
          <w14:ligatures w14:val="none"/>
        </w:rPr>
      </w:pPr>
      <w:r w:rsidRPr="003A2034">
        <w:rPr>
          <w:rFonts w:ascii="Arial" w:eastAsia="Times New Roman" w:hAnsi="Arial" w:cs="Arial"/>
          <w:kern w:val="0"/>
          <w:sz w:val="24"/>
          <w:szCs w:val="24"/>
          <w:u w:val="single"/>
          <w14:ligatures w14:val="none"/>
        </w:rPr>
        <w:t>Diffusion of Excellence Initiative</w:t>
      </w:r>
      <w:r w:rsidR="003A2034" w:rsidRPr="003A2034">
        <w:rPr>
          <w:rFonts w:ascii="Arial" w:eastAsia="Times New Roman" w:hAnsi="Arial" w:cs="Arial"/>
          <w:kern w:val="0"/>
          <w:sz w:val="24"/>
          <w:szCs w:val="24"/>
          <w14:ligatures w14:val="none"/>
        </w:rPr>
        <w:t>:</w:t>
      </w:r>
      <w:r w:rsidRPr="00DA321C">
        <w:rPr>
          <w:rFonts w:ascii="Arial" w:eastAsia="Times New Roman" w:hAnsi="Arial" w:cs="Arial"/>
          <w:kern w:val="0"/>
          <w:sz w:val="24"/>
          <w:szCs w:val="24"/>
          <w14:ligatures w14:val="none"/>
        </w:rPr>
        <w:t xml:space="preserve"> </w:t>
      </w:r>
      <w:r w:rsidR="00CF695C">
        <w:rPr>
          <w:rFonts w:ascii="Arial" w:eastAsia="Times New Roman" w:hAnsi="Arial" w:cs="Arial"/>
          <w:kern w:val="0"/>
          <w:sz w:val="24"/>
          <w:szCs w:val="24"/>
          <w14:ligatures w14:val="none"/>
        </w:rPr>
        <w:t>A c</w:t>
      </w:r>
      <w:r w:rsidRPr="00DA321C">
        <w:rPr>
          <w:rFonts w:ascii="Arial" w:eastAsia="Times New Roman" w:hAnsi="Arial" w:cs="Arial"/>
          <w:kern w:val="0"/>
          <w:sz w:val="24"/>
          <w:szCs w:val="24"/>
          <w14:ligatures w14:val="none"/>
        </w:rPr>
        <w:t>ollaborati</w:t>
      </w:r>
      <w:r w:rsidR="003A2034">
        <w:rPr>
          <w:rFonts w:ascii="Arial" w:eastAsia="Times New Roman" w:hAnsi="Arial" w:cs="Arial"/>
          <w:kern w:val="0"/>
          <w:sz w:val="24"/>
          <w:szCs w:val="24"/>
          <w14:ligatures w14:val="none"/>
        </w:rPr>
        <w:t>on</w:t>
      </w:r>
      <w:r w:rsidRPr="00DA321C">
        <w:rPr>
          <w:rFonts w:ascii="Arial" w:eastAsia="Times New Roman" w:hAnsi="Arial" w:cs="Arial"/>
          <w:kern w:val="0"/>
          <w:sz w:val="24"/>
          <w:szCs w:val="24"/>
          <w14:ligatures w14:val="none"/>
        </w:rPr>
        <w:t xml:space="preserve"> </w:t>
      </w:r>
      <w:r w:rsidR="003A2034">
        <w:rPr>
          <w:rFonts w:ascii="Arial" w:eastAsia="Times New Roman" w:hAnsi="Arial" w:cs="Arial"/>
          <w:kern w:val="0"/>
          <w:sz w:val="24"/>
          <w:szCs w:val="24"/>
          <w14:ligatures w14:val="none"/>
        </w:rPr>
        <w:t>between</w:t>
      </w:r>
      <w:r w:rsidRPr="00DA321C">
        <w:rPr>
          <w:rFonts w:ascii="Arial" w:eastAsia="Times New Roman" w:hAnsi="Arial" w:cs="Arial"/>
          <w:kern w:val="0"/>
          <w:sz w:val="24"/>
          <w:szCs w:val="24"/>
          <w14:ligatures w14:val="none"/>
        </w:rPr>
        <w:t xml:space="preserve"> two national </w:t>
      </w:r>
      <w:r w:rsidR="00CF695C">
        <w:rPr>
          <w:rFonts w:ascii="Arial" w:eastAsia="Times New Roman" w:hAnsi="Arial" w:cs="Arial"/>
          <w:kern w:val="0"/>
          <w:sz w:val="24"/>
          <w:szCs w:val="24"/>
          <w14:ligatures w14:val="none"/>
        </w:rPr>
        <w:t>VA p</w:t>
      </w:r>
      <w:r w:rsidRPr="00DA321C">
        <w:rPr>
          <w:rFonts w:ascii="Arial" w:eastAsia="Times New Roman" w:hAnsi="Arial" w:cs="Arial"/>
          <w:kern w:val="0"/>
          <w:sz w:val="24"/>
          <w:szCs w:val="24"/>
          <w14:ligatures w14:val="none"/>
        </w:rPr>
        <w:t xml:space="preserve">rogram </w:t>
      </w:r>
      <w:r w:rsidR="00CF695C">
        <w:rPr>
          <w:rFonts w:ascii="Arial" w:eastAsia="Times New Roman" w:hAnsi="Arial" w:cs="Arial"/>
          <w:kern w:val="0"/>
          <w:sz w:val="24"/>
          <w:szCs w:val="24"/>
          <w14:ligatures w14:val="none"/>
        </w:rPr>
        <w:t>o</w:t>
      </w:r>
      <w:r w:rsidRPr="00DA321C">
        <w:rPr>
          <w:rFonts w:ascii="Arial" w:eastAsia="Times New Roman" w:hAnsi="Arial" w:cs="Arial"/>
          <w:kern w:val="0"/>
          <w:sz w:val="24"/>
          <w:szCs w:val="24"/>
          <w14:ligatures w14:val="none"/>
        </w:rPr>
        <w:t xml:space="preserve">ffices, 18 VISNs, and 75 VA facilities </w:t>
      </w:r>
      <w:r w:rsidR="00684A6A">
        <w:rPr>
          <w:rFonts w:ascii="Arial" w:eastAsia="Times New Roman" w:hAnsi="Arial" w:cs="Arial"/>
          <w:kern w:val="0"/>
          <w:sz w:val="24"/>
          <w:szCs w:val="24"/>
          <w14:ligatures w14:val="none"/>
        </w:rPr>
        <w:t xml:space="preserve">has been established </w:t>
      </w:r>
      <w:r w:rsidRPr="00DA321C">
        <w:rPr>
          <w:rFonts w:ascii="Arial" w:eastAsia="Times New Roman" w:hAnsi="Arial" w:cs="Arial"/>
          <w:kern w:val="0"/>
          <w:sz w:val="24"/>
          <w:szCs w:val="24"/>
          <w14:ligatures w14:val="none"/>
        </w:rPr>
        <w:t>to promote Advance Care Planning via Group Visits (ACP-GV</w:t>
      </w:r>
      <w:r w:rsidR="003A2034">
        <w:rPr>
          <w:rFonts w:ascii="Arial" w:eastAsia="Times New Roman" w:hAnsi="Arial" w:cs="Arial"/>
          <w:kern w:val="0"/>
          <w:sz w:val="24"/>
          <w:szCs w:val="24"/>
          <w14:ligatures w14:val="none"/>
        </w:rPr>
        <w:t>),</w:t>
      </w:r>
      <w:r w:rsidRPr="00DA321C">
        <w:rPr>
          <w:rFonts w:ascii="Arial" w:eastAsia="Times New Roman" w:hAnsi="Arial" w:cs="Arial"/>
          <w:kern w:val="0"/>
          <w:sz w:val="24"/>
          <w:szCs w:val="24"/>
          <w14:ligatures w14:val="none"/>
        </w:rPr>
        <w:t xml:space="preserve"> aim</w:t>
      </w:r>
      <w:r w:rsidR="003A2034">
        <w:rPr>
          <w:rFonts w:ascii="Arial" w:eastAsia="Times New Roman" w:hAnsi="Arial" w:cs="Arial"/>
          <w:kern w:val="0"/>
          <w:sz w:val="24"/>
          <w:szCs w:val="24"/>
          <w14:ligatures w14:val="none"/>
        </w:rPr>
        <w:t>ing</w:t>
      </w:r>
      <w:r w:rsidRPr="00DA321C">
        <w:rPr>
          <w:rFonts w:ascii="Arial" w:eastAsia="Times New Roman" w:hAnsi="Arial" w:cs="Arial"/>
          <w:kern w:val="0"/>
          <w:sz w:val="24"/>
          <w:szCs w:val="24"/>
          <w14:ligatures w14:val="none"/>
        </w:rPr>
        <w:t xml:space="preserve"> to e</w:t>
      </w:r>
      <w:r w:rsidR="00483CFF">
        <w:rPr>
          <w:rFonts w:ascii="Arial" w:eastAsia="Times New Roman" w:hAnsi="Arial" w:cs="Arial"/>
          <w:kern w:val="0"/>
          <w:sz w:val="24"/>
          <w:szCs w:val="24"/>
          <w14:ligatures w14:val="none"/>
        </w:rPr>
        <w:t>mpower</w:t>
      </w:r>
      <w:r w:rsidRPr="00DA321C">
        <w:rPr>
          <w:rFonts w:ascii="Arial" w:eastAsia="Times New Roman" w:hAnsi="Arial" w:cs="Arial"/>
          <w:kern w:val="0"/>
          <w:sz w:val="24"/>
          <w:szCs w:val="24"/>
          <w14:ligatures w14:val="none"/>
        </w:rPr>
        <w:t xml:space="preserve"> Veterans</w:t>
      </w:r>
      <w:r w:rsidR="00684A6A">
        <w:rPr>
          <w:rFonts w:ascii="Arial" w:eastAsia="Times New Roman" w:hAnsi="Arial" w:cs="Arial"/>
          <w:kern w:val="0"/>
          <w:sz w:val="24"/>
          <w:szCs w:val="24"/>
          <w14:ligatures w14:val="none"/>
        </w:rPr>
        <w:t>, particularly those</w:t>
      </w:r>
      <w:r w:rsidRPr="00DA321C">
        <w:rPr>
          <w:rFonts w:ascii="Arial" w:eastAsia="Times New Roman" w:hAnsi="Arial" w:cs="Arial"/>
          <w:kern w:val="0"/>
          <w:sz w:val="24"/>
          <w:szCs w:val="24"/>
          <w14:ligatures w14:val="none"/>
        </w:rPr>
        <w:t xml:space="preserve"> in medically underserved rural area</w:t>
      </w:r>
      <w:r w:rsidR="00483CFF">
        <w:rPr>
          <w:rFonts w:ascii="Arial" w:eastAsia="Times New Roman" w:hAnsi="Arial" w:cs="Arial"/>
          <w:kern w:val="0"/>
          <w:sz w:val="24"/>
          <w:szCs w:val="24"/>
          <w14:ligatures w14:val="none"/>
        </w:rPr>
        <w:t>s</w:t>
      </w:r>
      <w:r w:rsidR="00684A6A">
        <w:rPr>
          <w:rFonts w:ascii="Arial" w:eastAsia="Times New Roman" w:hAnsi="Arial" w:cs="Arial"/>
          <w:kern w:val="0"/>
          <w:sz w:val="24"/>
          <w:szCs w:val="24"/>
          <w14:ligatures w14:val="none"/>
        </w:rPr>
        <w:t>,</w:t>
      </w:r>
      <w:r w:rsidR="00483CFF">
        <w:rPr>
          <w:rFonts w:ascii="Arial" w:eastAsia="Times New Roman" w:hAnsi="Arial" w:cs="Arial"/>
          <w:kern w:val="0"/>
          <w:sz w:val="24"/>
          <w:szCs w:val="24"/>
          <w14:ligatures w14:val="none"/>
        </w:rPr>
        <w:t xml:space="preserve"> </w:t>
      </w:r>
      <w:r w:rsidR="00483CFF" w:rsidRPr="00DA321C">
        <w:rPr>
          <w:rFonts w:ascii="Arial" w:eastAsia="Times New Roman" w:hAnsi="Arial" w:cs="Arial"/>
          <w:kern w:val="0"/>
          <w:sz w:val="24"/>
          <w:szCs w:val="24"/>
          <w14:ligatures w14:val="none"/>
        </w:rPr>
        <w:t>to make informed health care decisions</w:t>
      </w:r>
      <w:r w:rsidRPr="00DA321C">
        <w:rPr>
          <w:rFonts w:ascii="Arial" w:eastAsia="Times New Roman" w:hAnsi="Arial" w:cs="Arial"/>
          <w:kern w:val="0"/>
          <w:sz w:val="24"/>
          <w:szCs w:val="24"/>
          <w14:ligatures w14:val="none"/>
        </w:rPr>
        <w:t>. Since October 1, 2019, ACP-GV has reached 36,597 Veterans, including 8,954 rural Veterans</w:t>
      </w:r>
      <w:r w:rsidR="003A2034">
        <w:rPr>
          <w:rFonts w:ascii="Arial" w:eastAsia="Times New Roman" w:hAnsi="Arial" w:cs="Arial"/>
          <w:kern w:val="0"/>
          <w:sz w:val="24"/>
          <w:szCs w:val="24"/>
          <w14:ligatures w14:val="none"/>
        </w:rPr>
        <w:t>.</w:t>
      </w:r>
    </w:p>
    <w:p w14:paraId="506A3955" w14:textId="77777777" w:rsidR="00DA321C" w:rsidRPr="00DA321C" w:rsidRDefault="00DA321C" w:rsidP="00DA321C">
      <w:pPr>
        <w:pStyle w:val="NormalWeb"/>
        <w:spacing w:before="0" w:beforeAutospacing="0" w:after="0" w:afterAutospacing="0" w:line="360" w:lineRule="auto"/>
        <w:rPr>
          <w:rFonts w:ascii="Arial" w:hAnsi="Arial" w:cs="Arial"/>
          <w:u w:val="single"/>
        </w:rPr>
      </w:pPr>
    </w:p>
    <w:p w14:paraId="24E7BC15" w14:textId="30F663C0" w:rsidR="00DA321C" w:rsidRPr="00DA321C" w:rsidRDefault="00DA321C" w:rsidP="00DA321C">
      <w:pPr>
        <w:pStyle w:val="NormalWeb"/>
        <w:spacing w:before="0" w:beforeAutospacing="0" w:after="0" w:afterAutospacing="0" w:line="360" w:lineRule="auto"/>
        <w:rPr>
          <w:rFonts w:ascii="Arial" w:hAnsi="Arial" w:cs="Arial"/>
          <w:u w:val="single"/>
        </w:rPr>
      </w:pPr>
      <w:r w:rsidRPr="00DA321C">
        <w:rPr>
          <w:rFonts w:ascii="Arial" w:hAnsi="Arial" w:cs="Arial"/>
          <w:u w:val="single"/>
        </w:rPr>
        <w:t>Innovative Research Initiatives</w:t>
      </w:r>
    </w:p>
    <w:p w14:paraId="504CD1F5" w14:textId="191F6039" w:rsidR="00DA321C" w:rsidRPr="00DA321C" w:rsidRDefault="00DA321C" w:rsidP="001924D1">
      <w:pPr>
        <w:pStyle w:val="NormalWeb"/>
        <w:spacing w:before="0" w:beforeAutospacing="0" w:after="0" w:afterAutospacing="0" w:line="360" w:lineRule="auto"/>
        <w:ind w:firstLine="720"/>
        <w:rPr>
          <w:rFonts w:ascii="Arial" w:hAnsi="Arial" w:cs="Arial"/>
        </w:rPr>
      </w:pPr>
      <w:r w:rsidRPr="00DA321C">
        <w:rPr>
          <w:rFonts w:ascii="Arial" w:hAnsi="Arial" w:cs="Arial"/>
        </w:rPr>
        <w:t xml:space="preserve">Our rural health research priorities </w:t>
      </w:r>
      <w:r w:rsidR="00684A6A">
        <w:rPr>
          <w:rFonts w:ascii="Arial" w:hAnsi="Arial" w:cs="Arial"/>
        </w:rPr>
        <w:t>include</w:t>
      </w:r>
      <w:r w:rsidRPr="00DA321C">
        <w:rPr>
          <w:rFonts w:ascii="Arial" w:hAnsi="Arial" w:cs="Arial"/>
        </w:rPr>
        <w:t xml:space="preserve"> exploring virtual care to improve access and prevent disruptions during public health crises, coordinating care between VA and community providers, and </w:t>
      </w:r>
      <w:r w:rsidR="00684A6A">
        <w:rPr>
          <w:rFonts w:ascii="Arial" w:hAnsi="Arial" w:cs="Arial"/>
        </w:rPr>
        <w:t>addressing</w:t>
      </w:r>
      <w:r w:rsidRPr="00DA321C">
        <w:rPr>
          <w:rFonts w:ascii="Arial" w:hAnsi="Arial" w:cs="Arial"/>
        </w:rPr>
        <w:t xml:space="preserve"> recruitment and retention </w:t>
      </w:r>
      <w:r w:rsidR="00684A6A">
        <w:rPr>
          <w:rFonts w:ascii="Arial" w:hAnsi="Arial" w:cs="Arial"/>
        </w:rPr>
        <w:t>challenges</w:t>
      </w:r>
      <w:r w:rsidRPr="00DA321C">
        <w:rPr>
          <w:rFonts w:ascii="Arial" w:hAnsi="Arial" w:cs="Arial"/>
        </w:rPr>
        <w:t xml:space="preserve"> in the rural health</w:t>
      </w:r>
      <w:r w:rsidR="0021021D">
        <w:rPr>
          <w:rFonts w:ascii="Arial" w:hAnsi="Arial" w:cs="Arial"/>
        </w:rPr>
        <w:t xml:space="preserve"> </w:t>
      </w:r>
      <w:r w:rsidRPr="00DA321C">
        <w:rPr>
          <w:rFonts w:ascii="Arial" w:hAnsi="Arial" w:cs="Arial"/>
        </w:rPr>
        <w:t xml:space="preserve">care workforce. Recent research has </w:t>
      </w:r>
      <w:r w:rsidR="00684A6A">
        <w:rPr>
          <w:rFonts w:ascii="Arial" w:hAnsi="Arial" w:cs="Arial"/>
        </w:rPr>
        <w:t>demonstrated</w:t>
      </w:r>
      <w:r w:rsidRPr="00DA321C">
        <w:rPr>
          <w:rFonts w:ascii="Arial" w:hAnsi="Arial" w:cs="Arial"/>
        </w:rPr>
        <w:t xml:space="preserve"> significant improvements in the quality of care for rural Veterans. Additionally, web-based skills training and telehealth coaching for mental illness in rural Veterans </w:t>
      </w:r>
      <w:r w:rsidR="00684A6A">
        <w:rPr>
          <w:rFonts w:ascii="Arial" w:hAnsi="Arial" w:cs="Arial"/>
        </w:rPr>
        <w:t>has shown</w:t>
      </w:r>
      <w:r w:rsidRPr="00DA321C">
        <w:rPr>
          <w:rFonts w:ascii="Arial" w:hAnsi="Arial" w:cs="Arial"/>
        </w:rPr>
        <w:t xml:space="preserve"> significant benefits across various symptoms and functional outcomes. </w:t>
      </w:r>
    </w:p>
    <w:p w14:paraId="60D0AC3D" w14:textId="0429F651" w:rsidR="00756CF9" w:rsidRPr="00DA321C" w:rsidRDefault="00756CF9" w:rsidP="001924D1">
      <w:pPr>
        <w:pStyle w:val="NormalWeb"/>
        <w:spacing w:before="0" w:beforeAutospacing="0" w:after="0" w:afterAutospacing="0" w:line="360" w:lineRule="auto"/>
        <w:ind w:firstLine="720"/>
        <w:rPr>
          <w:rFonts w:ascii="Arial" w:hAnsi="Arial" w:cs="Arial"/>
        </w:rPr>
      </w:pPr>
      <w:r w:rsidRPr="00DA321C">
        <w:rPr>
          <w:rFonts w:ascii="Arial" w:hAnsi="Arial" w:cs="Arial"/>
        </w:rPr>
        <w:t xml:space="preserve">Several </w:t>
      </w:r>
      <w:r w:rsidR="001924D1" w:rsidRPr="00DA321C">
        <w:rPr>
          <w:rFonts w:ascii="Arial" w:hAnsi="Arial" w:cs="Arial"/>
        </w:rPr>
        <w:t xml:space="preserve">other </w:t>
      </w:r>
      <w:r w:rsidRPr="00DA321C">
        <w:rPr>
          <w:rFonts w:ascii="Arial" w:hAnsi="Arial" w:cs="Arial"/>
        </w:rPr>
        <w:t>research projects are currently underwa</w:t>
      </w:r>
      <w:r w:rsidR="00934E7F">
        <w:rPr>
          <w:rFonts w:ascii="Arial" w:hAnsi="Arial" w:cs="Arial"/>
        </w:rPr>
        <w:t>y, focusing on</w:t>
      </w:r>
      <w:r w:rsidRPr="00DA321C">
        <w:rPr>
          <w:rFonts w:ascii="Arial" w:hAnsi="Arial" w:cs="Arial"/>
        </w:rPr>
        <w:t xml:space="preserve"> rural health. These include examining</w:t>
      </w:r>
      <w:r w:rsidR="00934E7F">
        <w:rPr>
          <w:rFonts w:ascii="Arial" w:hAnsi="Arial" w:cs="Arial"/>
        </w:rPr>
        <w:t xml:space="preserve"> the</w:t>
      </w:r>
      <w:r w:rsidRPr="00DA321C">
        <w:rPr>
          <w:rFonts w:ascii="Arial" w:hAnsi="Arial" w:cs="Arial"/>
        </w:rPr>
        <w:t xml:space="preserve"> social determinants of health among rural Veterans, expanding access to opioid use disorder treatment in rural settings, </w:t>
      </w:r>
      <w:r w:rsidR="00934E7F">
        <w:rPr>
          <w:rFonts w:ascii="Arial" w:hAnsi="Arial" w:cs="Arial"/>
        </w:rPr>
        <w:t xml:space="preserve">and </w:t>
      </w:r>
      <w:r w:rsidRPr="00DA321C">
        <w:rPr>
          <w:rFonts w:ascii="Arial" w:hAnsi="Arial" w:cs="Arial"/>
        </w:rPr>
        <w:t xml:space="preserve">understanding the </w:t>
      </w:r>
      <w:r w:rsidR="00934E7F">
        <w:rPr>
          <w:rFonts w:ascii="Arial" w:hAnsi="Arial" w:cs="Arial"/>
        </w:rPr>
        <w:t>impact</w:t>
      </w:r>
      <w:r w:rsidRPr="00DA321C">
        <w:rPr>
          <w:rFonts w:ascii="Arial" w:hAnsi="Arial" w:cs="Arial"/>
        </w:rPr>
        <w:t xml:space="preserve"> of rurality and social risk factors on barriers to care and surgical outcomes</w:t>
      </w:r>
      <w:r w:rsidR="00934E7F">
        <w:rPr>
          <w:rFonts w:ascii="Arial" w:hAnsi="Arial" w:cs="Arial"/>
        </w:rPr>
        <w:t>.</w:t>
      </w:r>
      <w:r w:rsidRPr="00DA321C">
        <w:rPr>
          <w:rFonts w:ascii="Arial" w:hAnsi="Arial" w:cs="Arial"/>
        </w:rPr>
        <w:t xml:space="preserve"> </w:t>
      </w:r>
      <w:r w:rsidR="00934E7F">
        <w:rPr>
          <w:rFonts w:ascii="Arial" w:hAnsi="Arial" w:cs="Arial"/>
        </w:rPr>
        <w:t xml:space="preserve">They are also </w:t>
      </w:r>
      <w:r w:rsidRPr="00DA321C">
        <w:rPr>
          <w:rFonts w:ascii="Arial" w:hAnsi="Arial" w:cs="Arial"/>
        </w:rPr>
        <w:t xml:space="preserve">developing a manual </w:t>
      </w:r>
      <w:r w:rsidR="00934E7F">
        <w:rPr>
          <w:rFonts w:ascii="Arial" w:hAnsi="Arial" w:cs="Arial"/>
        </w:rPr>
        <w:t>to engage</w:t>
      </w:r>
      <w:r w:rsidRPr="00DA321C">
        <w:rPr>
          <w:rFonts w:ascii="Arial" w:hAnsi="Arial" w:cs="Arial"/>
        </w:rPr>
        <w:t xml:space="preserve"> vulnerable Veterans in selecting and </w:t>
      </w:r>
      <w:r w:rsidR="00934E7F">
        <w:rPr>
          <w:rFonts w:ascii="Arial" w:hAnsi="Arial" w:cs="Arial"/>
        </w:rPr>
        <w:t>customizing</w:t>
      </w:r>
      <w:r w:rsidRPr="00DA321C">
        <w:rPr>
          <w:rFonts w:ascii="Arial" w:hAnsi="Arial" w:cs="Arial"/>
        </w:rPr>
        <w:t xml:space="preserve"> strategies for implementing or redesigning health</w:t>
      </w:r>
      <w:r w:rsidR="0021021D">
        <w:rPr>
          <w:rFonts w:ascii="Arial" w:hAnsi="Arial" w:cs="Arial"/>
        </w:rPr>
        <w:t xml:space="preserve"> </w:t>
      </w:r>
      <w:r w:rsidRPr="00DA321C">
        <w:rPr>
          <w:rFonts w:ascii="Arial" w:hAnsi="Arial" w:cs="Arial"/>
        </w:rPr>
        <w:t xml:space="preserve">care services, and implementing the Virtual Care </w:t>
      </w:r>
      <w:r w:rsidR="001924D1" w:rsidRPr="00DA321C">
        <w:rPr>
          <w:rFonts w:ascii="Arial" w:hAnsi="Arial" w:cs="Arial"/>
        </w:rPr>
        <w:t>Quality Enhancement Research initiative (</w:t>
      </w:r>
      <w:r w:rsidRPr="00DA321C">
        <w:rPr>
          <w:rFonts w:ascii="Arial" w:hAnsi="Arial" w:cs="Arial"/>
        </w:rPr>
        <w:t>QUERI</w:t>
      </w:r>
      <w:r w:rsidR="001924D1" w:rsidRPr="00DA321C">
        <w:rPr>
          <w:rFonts w:ascii="Arial" w:hAnsi="Arial" w:cs="Arial"/>
        </w:rPr>
        <w:t>)</w:t>
      </w:r>
      <w:r w:rsidRPr="00DA321C">
        <w:rPr>
          <w:rFonts w:ascii="Arial" w:hAnsi="Arial" w:cs="Arial"/>
        </w:rPr>
        <w:t xml:space="preserve"> </w:t>
      </w:r>
      <w:r w:rsidRPr="00DA321C">
        <w:rPr>
          <w:rFonts w:ascii="Arial" w:hAnsi="Arial" w:cs="Arial"/>
        </w:rPr>
        <w:lastRenderedPageBreak/>
        <w:t>Program to improve access to high-quality care for rural Veterans who receive care at home and in community-based outpatient clinics.</w:t>
      </w:r>
    </w:p>
    <w:p w14:paraId="5A8F85BC" w14:textId="34868120" w:rsidR="00DA321C" w:rsidRPr="00DA321C" w:rsidRDefault="00DA321C" w:rsidP="00DA321C">
      <w:pPr>
        <w:spacing w:after="0" w:line="360" w:lineRule="auto"/>
        <w:ind w:firstLine="720"/>
        <w:rPr>
          <w:rFonts w:ascii="Arial" w:hAnsi="Arial" w:cs="Arial"/>
          <w:b/>
          <w:bCs/>
          <w:color w:val="000000"/>
          <w:sz w:val="24"/>
          <w:szCs w:val="24"/>
        </w:rPr>
      </w:pPr>
      <w:r w:rsidRPr="00DA321C">
        <w:rPr>
          <w:rFonts w:ascii="Arial" w:hAnsi="Arial" w:cs="Arial"/>
          <w:color w:val="000000"/>
          <w:sz w:val="24"/>
          <w:szCs w:val="24"/>
        </w:rPr>
        <w:t>Chairman</w:t>
      </w:r>
      <w:r>
        <w:rPr>
          <w:rFonts w:ascii="Arial" w:hAnsi="Arial" w:cs="Arial"/>
          <w:color w:val="000000"/>
          <w:sz w:val="24"/>
          <w:szCs w:val="24"/>
        </w:rPr>
        <w:t xml:space="preserve"> Tester</w:t>
      </w:r>
      <w:r w:rsidR="00934E7F">
        <w:rPr>
          <w:rFonts w:ascii="Arial" w:hAnsi="Arial" w:cs="Arial"/>
          <w:color w:val="000000"/>
          <w:sz w:val="24"/>
          <w:szCs w:val="24"/>
        </w:rPr>
        <w:t xml:space="preserve"> and</w:t>
      </w:r>
      <w:r w:rsidRPr="00DA321C">
        <w:rPr>
          <w:rFonts w:ascii="Arial" w:hAnsi="Arial" w:cs="Arial"/>
          <w:color w:val="000000"/>
          <w:sz w:val="24"/>
          <w:szCs w:val="24"/>
        </w:rPr>
        <w:t xml:space="preserve"> Ranking Member </w:t>
      </w:r>
      <w:r>
        <w:rPr>
          <w:rFonts w:ascii="Arial" w:hAnsi="Arial" w:cs="Arial"/>
          <w:color w:val="000000"/>
          <w:sz w:val="24"/>
          <w:szCs w:val="24"/>
        </w:rPr>
        <w:t>Moran</w:t>
      </w:r>
      <w:r w:rsidRPr="00DA321C">
        <w:rPr>
          <w:rFonts w:ascii="Arial" w:hAnsi="Arial" w:cs="Arial"/>
          <w:color w:val="000000"/>
          <w:sz w:val="24"/>
          <w:szCs w:val="24"/>
        </w:rPr>
        <w:t xml:space="preserve">, thank you </w:t>
      </w:r>
      <w:r w:rsidR="00934E7F">
        <w:rPr>
          <w:rFonts w:ascii="Arial" w:hAnsi="Arial" w:cs="Arial"/>
          <w:color w:val="000000"/>
          <w:sz w:val="24"/>
          <w:szCs w:val="24"/>
        </w:rPr>
        <w:t>once more</w:t>
      </w:r>
      <w:r>
        <w:rPr>
          <w:rFonts w:ascii="Arial" w:hAnsi="Arial" w:cs="Arial"/>
          <w:color w:val="000000"/>
          <w:sz w:val="24"/>
          <w:szCs w:val="24"/>
        </w:rPr>
        <w:t xml:space="preserve"> </w:t>
      </w:r>
      <w:r w:rsidRPr="00DA321C">
        <w:rPr>
          <w:rFonts w:ascii="Arial" w:hAnsi="Arial" w:cs="Arial"/>
          <w:color w:val="000000"/>
          <w:sz w:val="24"/>
          <w:szCs w:val="24"/>
        </w:rPr>
        <w:t xml:space="preserve">for the opportunity to discuss VA’s efforts to </w:t>
      </w:r>
      <w:r w:rsidR="00934E7F">
        <w:rPr>
          <w:rFonts w:ascii="Arial" w:hAnsi="Arial" w:cs="Arial"/>
          <w:color w:val="000000"/>
          <w:sz w:val="24"/>
          <w:szCs w:val="24"/>
        </w:rPr>
        <w:t>optimally</w:t>
      </w:r>
      <w:r>
        <w:rPr>
          <w:rFonts w:ascii="Arial" w:hAnsi="Arial" w:cs="Arial"/>
          <w:color w:val="000000"/>
          <w:sz w:val="24"/>
          <w:szCs w:val="24"/>
        </w:rPr>
        <w:t xml:space="preserve"> </w:t>
      </w:r>
      <w:r w:rsidRPr="00DA321C">
        <w:rPr>
          <w:rFonts w:ascii="Arial" w:hAnsi="Arial" w:cs="Arial"/>
          <w:color w:val="000000"/>
          <w:sz w:val="24"/>
          <w:szCs w:val="24"/>
        </w:rPr>
        <w:t xml:space="preserve">serve Veterans living in rural communities. Through our </w:t>
      </w:r>
      <w:r w:rsidR="00934E7F">
        <w:rPr>
          <w:rFonts w:ascii="Arial" w:hAnsi="Arial" w:cs="Arial"/>
          <w:color w:val="000000"/>
          <w:sz w:val="24"/>
          <w:szCs w:val="24"/>
        </w:rPr>
        <w:t>joint</w:t>
      </w:r>
      <w:r w:rsidRPr="00DA321C">
        <w:rPr>
          <w:rFonts w:ascii="Arial" w:hAnsi="Arial" w:cs="Arial"/>
          <w:color w:val="000000"/>
          <w:sz w:val="24"/>
          <w:szCs w:val="24"/>
        </w:rPr>
        <w:t xml:space="preserve"> efforts, we are proud to have </w:t>
      </w:r>
      <w:r w:rsidR="00934E7F">
        <w:rPr>
          <w:rFonts w:ascii="Arial" w:hAnsi="Arial" w:cs="Arial"/>
          <w:color w:val="000000"/>
          <w:sz w:val="24"/>
          <w:szCs w:val="24"/>
        </w:rPr>
        <w:t>broadened</w:t>
      </w:r>
      <w:r w:rsidRPr="00DA321C">
        <w:rPr>
          <w:rFonts w:ascii="Arial" w:hAnsi="Arial" w:cs="Arial"/>
          <w:color w:val="000000"/>
          <w:sz w:val="24"/>
          <w:szCs w:val="24"/>
        </w:rPr>
        <w:t xml:space="preserve"> our reach</w:t>
      </w:r>
      <w:r>
        <w:rPr>
          <w:rFonts w:ascii="Arial" w:hAnsi="Arial" w:cs="Arial"/>
          <w:color w:val="000000"/>
          <w:sz w:val="24"/>
          <w:szCs w:val="24"/>
        </w:rPr>
        <w:t xml:space="preserve">, delivering </w:t>
      </w:r>
      <w:r w:rsidRPr="00DA321C">
        <w:rPr>
          <w:rFonts w:ascii="Arial" w:hAnsi="Arial" w:cs="Arial"/>
          <w:color w:val="000000"/>
          <w:sz w:val="24"/>
          <w:szCs w:val="24"/>
        </w:rPr>
        <w:t xml:space="preserve">more care to </w:t>
      </w:r>
      <w:r>
        <w:rPr>
          <w:rFonts w:ascii="Arial" w:hAnsi="Arial" w:cs="Arial"/>
          <w:color w:val="000000"/>
          <w:sz w:val="24"/>
          <w:szCs w:val="24"/>
        </w:rPr>
        <w:t>a greater number of</w:t>
      </w:r>
      <w:r w:rsidRPr="00DA321C">
        <w:rPr>
          <w:rFonts w:ascii="Arial" w:hAnsi="Arial" w:cs="Arial"/>
          <w:color w:val="000000"/>
          <w:sz w:val="24"/>
          <w:szCs w:val="24"/>
        </w:rPr>
        <w:t xml:space="preserve"> Veterans than ever before. Rural Veterans, and </w:t>
      </w:r>
      <w:r>
        <w:rPr>
          <w:rFonts w:ascii="Arial" w:hAnsi="Arial" w:cs="Arial"/>
          <w:color w:val="000000"/>
          <w:sz w:val="24"/>
          <w:szCs w:val="24"/>
        </w:rPr>
        <w:t xml:space="preserve">indeed </w:t>
      </w:r>
      <w:r w:rsidRPr="00DA321C">
        <w:rPr>
          <w:rFonts w:ascii="Arial" w:hAnsi="Arial" w:cs="Arial"/>
          <w:color w:val="000000"/>
          <w:sz w:val="24"/>
          <w:szCs w:val="24"/>
        </w:rPr>
        <w:t xml:space="preserve">all Veterans, benefit from the </w:t>
      </w:r>
      <w:r>
        <w:rPr>
          <w:rFonts w:ascii="Arial" w:hAnsi="Arial" w:cs="Arial"/>
          <w:color w:val="000000"/>
          <w:sz w:val="24"/>
          <w:szCs w:val="24"/>
        </w:rPr>
        <w:t>robust</w:t>
      </w:r>
      <w:r w:rsidRPr="00DA321C">
        <w:rPr>
          <w:rFonts w:ascii="Arial" w:hAnsi="Arial" w:cs="Arial"/>
          <w:color w:val="000000"/>
          <w:sz w:val="24"/>
          <w:szCs w:val="24"/>
        </w:rPr>
        <w:t xml:space="preserve"> working relationship between VA and Congress. We </w:t>
      </w:r>
      <w:r w:rsidR="00934E7F">
        <w:rPr>
          <w:rFonts w:ascii="Arial" w:hAnsi="Arial" w:cs="Arial"/>
          <w:color w:val="000000"/>
          <w:sz w:val="24"/>
          <w:szCs w:val="24"/>
        </w:rPr>
        <w:t>value</w:t>
      </w:r>
      <w:r w:rsidRPr="00DA321C">
        <w:rPr>
          <w:rFonts w:ascii="Arial" w:hAnsi="Arial" w:cs="Arial"/>
          <w:color w:val="000000"/>
          <w:sz w:val="24"/>
          <w:szCs w:val="24"/>
        </w:rPr>
        <w:t xml:space="preserve"> your </w:t>
      </w:r>
      <w:r>
        <w:rPr>
          <w:rFonts w:ascii="Arial" w:hAnsi="Arial" w:cs="Arial"/>
          <w:color w:val="000000"/>
          <w:sz w:val="24"/>
          <w:szCs w:val="24"/>
        </w:rPr>
        <w:t>ongoing</w:t>
      </w:r>
      <w:r w:rsidRPr="00DA321C">
        <w:rPr>
          <w:rFonts w:ascii="Arial" w:hAnsi="Arial" w:cs="Arial"/>
          <w:color w:val="000000"/>
          <w:sz w:val="24"/>
          <w:szCs w:val="24"/>
        </w:rPr>
        <w:t xml:space="preserve"> partnership as we embrace our </w:t>
      </w:r>
      <w:r w:rsidR="00934E7F">
        <w:rPr>
          <w:rFonts w:ascii="Arial" w:hAnsi="Arial" w:cs="Arial"/>
          <w:color w:val="000000"/>
          <w:sz w:val="24"/>
          <w:szCs w:val="24"/>
        </w:rPr>
        <w:t>shared</w:t>
      </w:r>
      <w:r w:rsidRPr="00DA321C">
        <w:rPr>
          <w:rFonts w:ascii="Arial" w:hAnsi="Arial" w:cs="Arial"/>
          <w:color w:val="000000"/>
          <w:sz w:val="24"/>
          <w:szCs w:val="24"/>
        </w:rPr>
        <w:t xml:space="preserve"> responsibility to </w:t>
      </w:r>
      <w:r>
        <w:rPr>
          <w:rFonts w:ascii="Arial" w:hAnsi="Arial" w:cs="Arial"/>
          <w:color w:val="000000"/>
          <w:sz w:val="24"/>
          <w:szCs w:val="24"/>
        </w:rPr>
        <w:t xml:space="preserve">better </w:t>
      </w:r>
      <w:r w:rsidRPr="00DA321C">
        <w:rPr>
          <w:rFonts w:ascii="Arial" w:hAnsi="Arial" w:cs="Arial"/>
          <w:color w:val="000000"/>
          <w:sz w:val="24"/>
          <w:szCs w:val="24"/>
        </w:rPr>
        <w:t>serve those who have served.</w:t>
      </w:r>
    </w:p>
    <w:p w14:paraId="6849E0ED" w14:textId="77777777" w:rsidR="00AD3492" w:rsidRPr="00BE36EC" w:rsidRDefault="00AD3492" w:rsidP="00BE36EC">
      <w:pPr>
        <w:pStyle w:val="NormalWeb"/>
        <w:spacing w:before="0" w:beforeAutospacing="0" w:after="0" w:afterAutospacing="0" w:line="360" w:lineRule="auto"/>
        <w:rPr>
          <w:rFonts w:ascii="Arial" w:hAnsi="Arial" w:cs="Arial"/>
          <w:b/>
          <w:bCs/>
        </w:rPr>
      </w:pPr>
    </w:p>
    <w:sectPr w:rsidR="00AD3492" w:rsidRPr="00BE36E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CB592" w14:textId="77777777" w:rsidR="00CC32D7" w:rsidRDefault="00CC32D7" w:rsidP="005B6D66">
      <w:pPr>
        <w:spacing w:after="0" w:line="240" w:lineRule="auto"/>
      </w:pPr>
      <w:r>
        <w:separator/>
      </w:r>
    </w:p>
  </w:endnote>
  <w:endnote w:type="continuationSeparator" w:id="0">
    <w:p w14:paraId="0E0CE156" w14:textId="77777777" w:rsidR="00CC32D7" w:rsidRDefault="00CC32D7" w:rsidP="005B6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5477732"/>
      <w:docPartObj>
        <w:docPartGallery w:val="Page Numbers (Bottom of Page)"/>
        <w:docPartUnique/>
      </w:docPartObj>
    </w:sdtPr>
    <w:sdtEndPr>
      <w:rPr>
        <w:noProof/>
      </w:rPr>
    </w:sdtEndPr>
    <w:sdtContent>
      <w:p w14:paraId="4DE152A0" w14:textId="0A03C7B4" w:rsidR="003A2034" w:rsidRDefault="003A20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52F087" w14:textId="77777777" w:rsidR="003A2034" w:rsidRDefault="003A20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00014" w14:textId="77777777" w:rsidR="00CC32D7" w:rsidRDefault="00CC32D7" w:rsidP="005B6D66">
      <w:pPr>
        <w:spacing w:after="0" w:line="240" w:lineRule="auto"/>
      </w:pPr>
      <w:r>
        <w:separator/>
      </w:r>
    </w:p>
  </w:footnote>
  <w:footnote w:type="continuationSeparator" w:id="0">
    <w:p w14:paraId="0C64D9DB" w14:textId="77777777" w:rsidR="00CC32D7" w:rsidRDefault="00CC32D7" w:rsidP="005B6D66">
      <w:pPr>
        <w:spacing w:after="0" w:line="240" w:lineRule="auto"/>
      </w:pPr>
      <w:r>
        <w:continuationSeparator/>
      </w:r>
    </w:p>
  </w:footnote>
  <w:footnote w:id="1">
    <w:p w14:paraId="505477CD" w14:textId="7DCAE14B" w:rsidR="005B6D66" w:rsidRPr="0021021D" w:rsidRDefault="005B6D66">
      <w:pPr>
        <w:pStyle w:val="FootnoteText"/>
        <w:rPr>
          <w:rFonts w:ascii="Arial" w:hAnsi="Arial" w:cs="Arial"/>
        </w:rPr>
      </w:pPr>
      <w:r w:rsidRPr="0021021D">
        <w:rPr>
          <w:rStyle w:val="FootnoteReference"/>
          <w:rFonts w:ascii="Arial" w:hAnsi="Arial" w:cs="Arial"/>
        </w:rPr>
        <w:footnoteRef/>
      </w:r>
      <w:r w:rsidRPr="0021021D">
        <w:rPr>
          <w:rFonts w:ascii="Arial" w:hAnsi="Arial" w:cs="Arial"/>
        </w:rPr>
        <w:t xml:space="preserve"> </w:t>
      </w:r>
      <w:r w:rsidRPr="0021021D">
        <w:rPr>
          <w:rFonts w:ascii="Arial" w:eastAsia="Times New Roman" w:hAnsi="Arial" w:cs="Arial"/>
          <w:kern w:val="0"/>
          <w14:ligatures w14:val="none"/>
        </w:rPr>
        <w:t>Over 2.7 million rural Veterans are enrolled in the VA health system.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470A"/>
    <w:multiLevelType w:val="hybridMultilevel"/>
    <w:tmpl w:val="C2EEB228"/>
    <w:lvl w:ilvl="0" w:tplc="221A929A">
      <w:start w:val="2"/>
      <w:numFmt w:val="bullet"/>
      <w:lvlText w:val="-"/>
      <w:lvlJc w:val="left"/>
      <w:pPr>
        <w:ind w:left="1080" w:hanging="360"/>
      </w:pPr>
      <w:rPr>
        <w:rFonts w:ascii="Cambria" w:eastAsia="Times New Roman" w:hAnsi="Cambria" w:cs="Times New Roman"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6C4733"/>
    <w:multiLevelType w:val="hybridMultilevel"/>
    <w:tmpl w:val="8BD01E12"/>
    <w:lvl w:ilvl="0" w:tplc="9C10BFC6">
      <w:numFmt w:val="bullet"/>
      <w:lvlText w:val="-"/>
      <w:lvlJc w:val="left"/>
      <w:pPr>
        <w:ind w:left="720" w:hanging="360"/>
      </w:pPr>
      <w:rPr>
        <w:rFonts w:ascii="Cambria" w:eastAsiaTheme="minorHAnsi"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640D2E"/>
    <w:multiLevelType w:val="hybridMultilevel"/>
    <w:tmpl w:val="94562FB8"/>
    <w:lvl w:ilvl="0" w:tplc="A3CEC3A2">
      <w:start w:val="2"/>
      <w:numFmt w:val="bullet"/>
      <w:lvlText w:val="-"/>
      <w:lvlJc w:val="left"/>
      <w:pPr>
        <w:ind w:left="720" w:hanging="360"/>
      </w:pPr>
      <w:rPr>
        <w:rFonts w:ascii="Cambria" w:eastAsiaTheme="minorHAnsi"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0F63C9"/>
    <w:multiLevelType w:val="hybridMultilevel"/>
    <w:tmpl w:val="DA8E3A8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2F5933"/>
    <w:multiLevelType w:val="hybridMultilevel"/>
    <w:tmpl w:val="01A0BFA6"/>
    <w:lvl w:ilvl="0" w:tplc="D71A81B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7E43BA"/>
    <w:multiLevelType w:val="hybridMultilevel"/>
    <w:tmpl w:val="9B98C28A"/>
    <w:lvl w:ilvl="0" w:tplc="42B80E7E">
      <w:start w:val="1"/>
      <w:numFmt w:val="decimal"/>
      <w:lvlText w:val="%1."/>
      <w:lvlJc w:val="left"/>
      <w:pPr>
        <w:ind w:left="720" w:hanging="360"/>
      </w:pPr>
      <w:rPr>
        <w:rFonts w:ascii="Arial" w:hAnsi="Arial"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193F13"/>
    <w:multiLevelType w:val="hybridMultilevel"/>
    <w:tmpl w:val="63426E8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A2E4E35"/>
    <w:multiLevelType w:val="hybridMultilevel"/>
    <w:tmpl w:val="0FAC8AB4"/>
    <w:lvl w:ilvl="0" w:tplc="D82E00B2">
      <w:start w:val="1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8D3B41"/>
    <w:multiLevelType w:val="hybridMultilevel"/>
    <w:tmpl w:val="BAAE2DFC"/>
    <w:lvl w:ilvl="0" w:tplc="A3CEC3A2">
      <w:start w:val="2"/>
      <w:numFmt w:val="bullet"/>
      <w:lvlText w:val="-"/>
      <w:lvlJc w:val="left"/>
      <w:pPr>
        <w:ind w:left="720" w:hanging="360"/>
      </w:pPr>
      <w:rPr>
        <w:rFonts w:ascii="Cambria" w:eastAsiaTheme="minorHAnsi"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3E4350"/>
    <w:multiLevelType w:val="hybridMultilevel"/>
    <w:tmpl w:val="B082F10C"/>
    <w:lvl w:ilvl="0" w:tplc="AC7CBCEE">
      <w:numFmt w:val="bullet"/>
      <w:lvlText w:val="-"/>
      <w:lvlJc w:val="left"/>
      <w:pPr>
        <w:ind w:left="720" w:hanging="360"/>
      </w:pPr>
      <w:rPr>
        <w:rFonts w:ascii="Cambria" w:eastAsiaTheme="minorHAnsi"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701309">
    <w:abstractNumId w:val="3"/>
  </w:num>
  <w:num w:numId="2" w16cid:durableId="334965899">
    <w:abstractNumId w:val="4"/>
  </w:num>
  <w:num w:numId="3" w16cid:durableId="1501889767">
    <w:abstractNumId w:val="1"/>
  </w:num>
  <w:num w:numId="4" w16cid:durableId="21437687">
    <w:abstractNumId w:val="9"/>
  </w:num>
  <w:num w:numId="5" w16cid:durableId="1235892012">
    <w:abstractNumId w:val="5"/>
  </w:num>
  <w:num w:numId="6" w16cid:durableId="1571190218">
    <w:abstractNumId w:val="6"/>
  </w:num>
  <w:num w:numId="7" w16cid:durableId="951325995">
    <w:abstractNumId w:val="7"/>
  </w:num>
  <w:num w:numId="8" w16cid:durableId="1218542416">
    <w:abstractNumId w:val="0"/>
  </w:num>
  <w:num w:numId="9" w16cid:durableId="1215236204">
    <w:abstractNumId w:val="8"/>
  </w:num>
  <w:num w:numId="10" w16cid:durableId="128715206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lbourne, Amy M.">
    <w15:presenceInfo w15:providerId="AD" w15:userId="S::Amy.Kilbourne@va.gov::5ce7107b-135c-4365-bc24-d119fb4f8d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7CD"/>
    <w:rsid w:val="000007AF"/>
    <w:rsid w:val="000A18BA"/>
    <w:rsid w:val="0013779B"/>
    <w:rsid w:val="001771A4"/>
    <w:rsid w:val="001924D1"/>
    <w:rsid w:val="0021021D"/>
    <w:rsid w:val="002624A3"/>
    <w:rsid w:val="002E2F35"/>
    <w:rsid w:val="00316994"/>
    <w:rsid w:val="00345221"/>
    <w:rsid w:val="00382876"/>
    <w:rsid w:val="003A2034"/>
    <w:rsid w:val="00483CFF"/>
    <w:rsid w:val="00515A27"/>
    <w:rsid w:val="00547846"/>
    <w:rsid w:val="005B6D66"/>
    <w:rsid w:val="005E7E23"/>
    <w:rsid w:val="00684A6A"/>
    <w:rsid w:val="006A6C8E"/>
    <w:rsid w:val="00756CF9"/>
    <w:rsid w:val="00760023"/>
    <w:rsid w:val="008A2B7B"/>
    <w:rsid w:val="00934E7F"/>
    <w:rsid w:val="009F6066"/>
    <w:rsid w:val="00A0703F"/>
    <w:rsid w:val="00A44755"/>
    <w:rsid w:val="00AD3492"/>
    <w:rsid w:val="00BE31FE"/>
    <w:rsid w:val="00BE36EC"/>
    <w:rsid w:val="00BF09D2"/>
    <w:rsid w:val="00C477CD"/>
    <w:rsid w:val="00CA7EFC"/>
    <w:rsid w:val="00CC32D7"/>
    <w:rsid w:val="00CC4A73"/>
    <w:rsid w:val="00CD7EFB"/>
    <w:rsid w:val="00CF695C"/>
    <w:rsid w:val="00D07193"/>
    <w:rsid w:val="00D167C2"/>
    <w:rsid w:val="00D32146"/>
    <w:rsid w:val="00DA321C"/>
    <w:rsid w:val="00DE7468"/>
    <w:rsid w:val="00E027DC"/>
    <w:rsid w:val="00E30910"/>
    <w:rsid w:val="00E50F3E"/>
    <w:rsid w:val="00E87126"/>
    <w:rsid w:val="00F0120D"/>
    <w:rsid w:val="00F40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4F473"/>
  <w15:chartTrackingRefBased/>
  <w15:docId w15:val="{65DBFDB5-0239-4ECE-8419-4C8A02E3F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77CD"/>
    <w:pPr>
      <w:ind w:left="720"/>
      <w:contextualSpacing/>
    </w:pPr>
  </w:style>
  <w:style w:type="character" w:styleId="CommentReference">
    <w:name w:val="annotation reference"/>
    <w:basedOn w:val="DefaultParagraphFont"/>
    <w:uiPriority w:val="99"/>
    <w:semiHidden/>
    <w:unhideWhenUsed/>
    <w:rsid w:val="000007AF"/>
    <w:rPr>
      <w:sz w:val="16"/>
      <w:szCs w:val="16"/>
    </w:rPr>
  </w:style>
  <w:style w:type="paragraph" w:styleId="CommentText">
    <w:name w:val="annotation text"/>
    <w:basedOn w:val="Normal"/>
    <w:link w:val="CommentTextChar"/>
    <w:uiPriority w:val="99"/>
    <w:unhideWhenUsed/>
    <w:rsid w:val="000007AF"/>
    <w:pPr>
      <w:spacing w:line="240" w:lineRule="auto"/>
    </w:pPr>
    <w:rPr>
      <w:sz w:val="20"/>
      <w:szCs w:val="20"/>
    </w:rPr>
  </w:style>
  <w:style w:type="character" w:customStyle="1" w:styleId="CommentTextChar">
    <w:name w:val="Comment Text Char"/>
    <w:basedOn w:val="DefaultParagraphFont"/>
    <w:link w:val="CommentText"/>
    <w:uiPriority w:val="99"/>
    <w:rsid w:val="000007AF"/>
    <w:rPr>
      <w:sz w:val="20"/>
      <w:szCs w:val="20"/>
    </w:rPr>
  </w:style>
  <w:style w:type="paragraph" w:styleId="CommentSubject">
    <w:name w:val="annotation subject"/>
    <w:basedOn w:val="CommentText"/>
    <w:next w:val="CommentText"/>
    <w:link w:val="CommentSubjectChar"/>
    <w:uiPriority w:val="99"/>
    <w:semiHidden/>
    <w:unhideWhenUsed/>
    <w:rsid w:val="000007AF"/>
    <w:rPr>
      <w:b/>
      <w:bCs/>
    </w:rPr>
  </w:style>
  <w:style w:type="character" w:customStyle="1" w:styleId="CommentSubjectChar">
    <w:name w:val="Comment Subject Char"/>
    <w:basedOn w:val="CommentTextChar"/>
    <w:link w:val="CommentSubject"/>
    <w:uiPriority w:val="99"/>
    <w:semiHidden/>
    <w:rsid w:val="000007AF"/>
    <w:rPr>
      <w:b/>
      <w:bCs/>
      <w:sz w:val="20"/>
      <w:szCs w:val="20"/>
    </w:rPr>
  </w:style>
  <w:style w:type="paragraph" w:styleId="NormalWeb">
    <w:name w:val="Normal (Web)"/>
    <w:basedOn w:val="Normal"/>
    <w:uiPriority w:val="99"/>
    <w:unhideWhenUsed/>
    <w:rsid w:val="001377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msonormal">
    <w:name w:val="x_msonormal"/>
    <w:basedOn w:val="Normal"/>
    <w:rsid w:val="006A6C8E"/>
    <w:pPr>
      <w:spacing w:after="0" w:line="240" w:lineRule="auto"/>
    </w:pPr>
    <w:rPr>
      <w:rFonts w:ascii="Calibri" w:hAnsi="Calibri" w:cs="Calibri"/>
      <w:kern w:val="0"/>
      <w14:ligatures w14:val="none"/>
    </w:rPr>
  </w:style>
  <w:style w:type="character" w:styleId="Emphasis">
    <w:name w:val="Emphasis"/>
    <w:basedOn w:val="DefaultParagraphFont"/>
    <w:uiPriority w:val="20"/>
    <w:qFormat/>
    <w:rsid w:val="006A6C8E"/>
    <w:rPr>
      <w:i/>
      <w:iCs/>
    </w:rPr>
  </w:style>
  <w:style w:type="paragraph" w:styleId="FootnoteText">
    <w:name w:val="footnote text"/>
    <w:basedOn w:val="Normal"/>
    <w:link w:val="FootnoteTextChar"/>
    <w:uiPriority w:val="99"/>
    <w:semiHidden/>
    <w:unhideWhenUsed/>
    <w:rsid w:val="005B6D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B6D66"/>
    <w:rPr>
      <w:sz w:val="20"/>
      <w:szCs w:val="20"/>
    </w:rPr>
  </w:style>
  <w:style w:type="character" w:styleId="FootnoteReference">
    <w:name w:val="footnote reference"/>
    <w:basedOn w:val="DefaultParagraphFont"/>
    <w:uiPriority w:val="99"/>
    <w:semiHidden/>
    <w:unhideWhenUsed/>
    <w:rsid w:val="005B6D66"/>
    <w:rPr>
      <w:vertAlign w:val="superscript"/>
    </w:rPr>
  </w:style>
  <w:style w:type="paragraph" w:styleId="Header">
    <w:name w:val="header"/>
    <w:basedOn w:val="Normal"/>
    <w:link w:val="HeaderChar"/>
    <w:uiPriority w:val="99"/>
    <w:unhideWhenUsed/>
    <w:rsid w:val="003A2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2034"/>
  </w:style>
  <w:style w:type="paragraph" w:styleId="Footer">
    <w:name w:val="footer"/>
    <w:basedOn w:val="Normal"/>
    <w:link w:val="FooterChar"/>
    <w:uiPriority w:val="99"/>
    <w:unhideWhenUsed/>
    <w:rsid w:val="003A2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034"/>
  </w:style>
  <w:style w:type="paragraph" w:styleId="Revision">
    <w:name w:val="Revision"/>
    <w:hidden/>
    <w:uiPriority w:val="99"/>
    <w:semiHidden/>
    <w:rsid w:val="000A18B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99540">
      <w:bodyDiv w:val="1"/>
      <w:marLeft w:val="0"/>
      <w:marRight w:val="0"/>
      <w:marTop w:val="0"/>
      <w:marBottom w:val="0"/>
      <w:divBdr>
        <w:top w:val="none" w:sz="0" w:space="0" w:color="auto"/>
        <w:left w:val="none" w:sz="0" w:space="0" w:color="auto"/>
        <w:bottom w:val="none" w:sz="0" w:space="0" w:color="auto"/>
        <w:right w:val="none" w:sz="0" w:space="0" w:color="auto"/>
      </w:divBdr>
    </w:div>
    <w:div w:id="95828019">
      <w:bodyDiv w:val="1"/>
      <w:marLeft w:val="0"/>
      <w:marRight w:val="0"/>
      <w:marTop w:val="0"/>
      <w:marBottom w:val="0"/>
      <w:divBdr>
        <w:top w:val="none" w:sz="0" w:space="0" w:color="auto"/>
        <w:left w:val="none" w:sz="0" w:space="0" w:color="auto"/>
        <w:bottom w:val="none" w:sz="0" w:space="0" w:color="auto"/>
        <w:right w:val="none" w:sz="0" w:space="0" w:color="auto"/>
      </w:divBdr>
    </w:div>
    <w:div w:id="136068909">
      <w:bodyDiv w:val="1"/>
      <w:marLeft w:val="0"/>
      <w:marRight w:val="0"/>
      <w:marTop w:val="0"/>
      <w:marBottom w:val="0"/>
      <w:divBdr>
        <w:top w:val="none" w:sz="0" w:space="0" w:color="auto"/>
        <w:left w:val="none" w:sz="0" w:space="0" w:color="auto"/>
        <w:bottom w:val="none" w:sz="0" w:space="0" w:color="auto"/>
        <w:right w:val="none" w:sz="0" w:space="0" w:color="auto"/>
      </w:divBdr>
    </w:div>
    <w:div w:id="162478066">
      <w:bodyDiv w:val="1"/>
      <w:marLeft w:val="0"/>
      <w:marRight w:val="0"/>
      <w:marTop w:val="0"/>
      <w:marBottom w:val="0"/>
      <w:divBdr>
        <w:top w:val="none" w:sz="0" w:space="0" w:color="auto"/>
        <w:left w:val="none" w:sz="0" w:space="0" w:color="auto"/>
        <w:bottom w:val="none" w:sz="0" w:space="0" w:color="auto"/>
        <w:right w:val="none" w:sz="0" w:space="0" w:color="auto"/>
      </w:divBdr>
    </w:div>
    <w:div w:id="260115876">
      <w:bodyDiv w:val="1"/>
      <w:marLeft w:val="0"/>
      <w:marRight w:val="0"/>
      <w:marTop w:val="0"/>
      <w:marBottom w:val="0"/>
      <w:divBdr>
        <w:top w:val="none" w:sz="0" w:space="0" w:color="auto"/>
        <w:left w:val="none" w:sz="0" w:space="0" w:color="auto"/>
        <w:bottom w:val="none" w:sz="0" w:space="0" w:color="auto"/>
        <w:right w:val="none" w:sz="0" w:space="0" w:color="auto"/>
      </w:divBdr>
    </w:div>
    <w:div w:id="297998120">
      <w:bodyDiv w:val="1"/>
      <w:marLeft w:val="0"/>
      <w:marRight w:val="0"/>
      <w:marTop w:val="0"/>
      <w:marBottom w:val="0"/>
      <w:divBdr>
        <w:top w:val="none" w:sz="0" w:space="0" w:color="auto"/>
        <w:left w:val="none" w:sz="0" w:space="0" w:color="auto"/>
        <w:bottom w:val="none" w:sz="0" w:space="0" w:color="auto"/>
        <w:right w:val="none" w:sz="0" w:space="0" w:color="auto"/>
      </w:divBdr>
    </w:div>
    <w:div w:id="314844399">
      <w:bodyDiv w:val="1"/>
      <w:marLeft w:val="0"/>
      <w:marRight w:val="0"/>
      <w:marTop w:val="0"/>
      <w:marBottom w:val="0"/>
      <w:divBdr>
        <w:top w:val="none" w:sz="0" w:space="0" w:color="auto"/>
        <w:left w:val="none" w:sz="0" w:space="0" w:color="auto"/>
        <w:bottom w:val="none" w:sz="0" w:space="0" w:color="auto"/>
        <w:right w:val="none" w:sz="0" w:space="0" w:color="auto"/>
      </w:divBdr>
    </w:div>
    <w:div w:id="337929522">
      <w:bodyDiv w:val="1"/>
      <w:marLeft w:val="0"/>
      <w:marRight w:val="0"/>
      <w:marTop w:val="0"/>
      <w:marBottom w:val="0"/>
      <w:divBdr>
        <w:top w:val="none" w:sz="0" w:space="0" w:color="auto"/>
        <w:left w:val="none" w:sz="0" w:space="0" w:color="auto"/>
        <w:bottom w:val="none" w:sz="0" w:space="0" w:color="auto"/>
        <w:right w:val="none" w:sz="0" w:space="0" w:color="auto"/>
      </w:divBdr>
    </w:div>
    <w:div w:id="344940122">
      <w:bodyDiv w:val="1"/>
      <w:marLeft w:val="0"/>
      <w:marRight w:val="0"/>
      <w:marTop w:val="0"/>
      <w:marBottom w:val="0"/>
      <w:divBdr>
        <w:top w:val="none" w:sz="0" w:space="0" w:color="auto"/>
        <w:left w:val="none" w:sz="0" w:space="0" w:color="auto"/>
        <w:bottom w:val="none" w:sz="0" w:space="0" w:color="auto"/>
        <w:right w:val="none" w:sz="0" w:space="0" w:color="auto"/>
      </w:divBdr>
    </w:div>
    <w:div w:id="397167200">
      <w:bodyDiv w:val="1"/>
      <w:marLeft w:val="0"/>
      <w:marRight w:val="0"/>
      <w:marTop w:val="0"/>
      <w:marBottom w:val="0"/>
      <w:divBdr>
        <w:top w:val="none" w:sz="0" w:space="0" w:color="auto"/>
        <w:left w:val="none" w:sz="0" w:space="0" w:color="auto"/>
        <w:bottom w:val="none" w:sz="0" w:space="0" w:color="auto"/>
        <w:right w:val="none" w:sz="0" w:space="0" w:color="auto"/>
      </w:divBdr>
    </w:div>
    <w:div w:id="435290832">
      <w:bodyDiv w:val="1"/>
      <w:marLeft w:val="0"/>
      <w:marRight w:val="0"/>
      <w:marTop w:val="0"/>
      <w:marBottom w:val="0"/>
      <w:divBdr>
        <w:top w:val="none" w:sz="0" w:space="0" w:color="auto"/>
        <w:left w:val="none" w:sz="0" w:space="0" w:color="auto"/>
        <w:bottom w:val="none" w:sz="0" w:space="0" w:color="auto"/>
        <w:right w:val="none" w:sz="0" w:space="0" w:color="auto"/>
      </w:divBdr>
    </w:div>
    <w:div w:id="485316342">
      <w:bodyDiv w:val="1"/>
      <w:marLeft w:val="0"/>
      <w:marRight w:val="0"/>
      <w:marTop w:val="0"/>
      <w:marBottom w:val="0"/>
      <w:divBdr>
        <w:top w:val="none" w:sz="0" w:space="0" w:color="auto"/>
        <w:left w:val="none" w:sz="0" w:space="0" w:color="auto"/>
        <w:bottom w:val="none" w:sz="0" w:space="0" w:color="auto"/>
        <w:right w:val="none" w:sz="0" w:space="0" w:color="auto"/>
      </w:divBdr>
    </w:div>
    <w:div w:id="495000180">
      <w:bodyDiv w:val="1"/>
      <w:marLeft w:val="0"/>
      <w:marRight w:val="0"/>
      <w:marTop w:val="0"/>
      <w:marBottom w:val="0"/>
      <w:divBdr>
        <w:top w:val="none" w:sz="0" w:space="0" w:color="auto"/>
        <w:left w:val="none" w:sz="0" w:space="0" w:color="auto"/>
        <w:bottom w:val="none" w:sz="0" w:space="0" w:color="auto"/>
        <w:right w:val="none" w:sz="0" w:space="0" w:color="auto"/>
      </w:divBdr>
    </w:div>
    <w:div w:id="504327148">
      <w:bodyDiv w:val="1"/>
      <w:marLeft w:val="0"/>
      <w:marRight w:val="0"/>
      <w:marTop w:val="0"/>
      <w:marBottom w:val="0"/>
      <w:divBdr>
        <w:top w:val="none" w:sz="0" w:space="0" w:color="auto"/>
        <w:left w:val="none" w:sz="0" w:space="0" w:color="auto"/>
        <w:bottom w:val="none" w:sz="0" w:space="0" w:color="auto"/>
        <w:right w:val="none" w:sz="0" w:space="0" w:color="auto"/>
      </w:divBdr>
    </w:div>
    <w:div w:id="516386513">
      <w:bodyDiv w:val="1"/>
      <w:marLeft w:val="0"/>
      <w:marRight w:val="0"/>
      <w:marTop w:val="0"/>
      <w:marBottom w:val="0"/>
      <w:divBdr>
        <w:top w:val="none" w:sz="0" w:space="0" w:color="auto"/>
        <w:left w:val="none" w:sz="0" w:space="0" w:color="auto"/>
        <w:bottom w:val="none" w:sz="0" w:space="0" w:color="auto"/>
        <w:right w:val="none" w:sz="0" w:space="0" w:color="auto"/>
      </w:divBdr>
    </w:div>
    <w:div w:id="637104081">
      <w:bodyDiv w:val="1"/>
      <w:marLeft w:val="0"/>
      <w:marRight w:val="0"/>
      <w:marTop w:val="0"/>
      <w:marBottom w:val="0"/>
      <w:divBdr>
        <w:top w:val="none" w:sz="0" w:space="0" w:color="auto"/>
        <w:left w:val="none" w:sz="0" w:space="0" w:color="auto"/>
        <w:bottom w:val="none" w:sz="0" w:space="0" w:color="auto"/>
        <w:right w:val="none" w:sz="0" w:space="0" w:color="auto"/>
      </w:divBdr>
    </w:div>
    <w:div w:id="665478432">
      <w:bodyDiv w:val="1"/>
      <w:marLeft w:val="0"/>
      <w:marRight w:val="0"/>
      <w:marTop w:val="0"/>
      <w:marBottom w:val="0"/>
      <w:divBdr>
        <w:top w:val="none" w:sz="0" w:space="0" w:color="auto"/>
        <w:left w:val="none" w:sz="0" w:space="0" w:color="auto"/>
        <w:bottom w:val="none" w:sz="0" w:space="0" w:color="auto"/>
        <w:right w:val="none" w:sz="0" w:space="0" w:color="auto"/>
      </w:divBdr>
    </w:div>
    <w:div w:id="732893897">
      <w:bodyDiv w:val="1"/>
      <w:marLeft w:val="0"/>
      <w:marRight w:val="0"/>
      <w:marTop w:val="0"/>
      <w:marBottom w:val="0"/>
      <w:divBdr>
        <w:top w:val="none" w:sz="0" w:space="0" w:color="auto"/>
        <w:left w:val="none" w:sz="0" w:space="0" w:color="auto"/>
        <w:bottom w:val="none" w:sz="0" w:space="0" w:color="auto"/>
        <w:right w:val="none" w:sz="0" w:space="0" w:color="auto"/>
      </w:divBdr>
    </w:div>
    <w:div w:id="782461025">
      <w:bodyDiv w:val="1"/>
      <w:marLeft w:val="0"/>
      <w:marRight w:val="0"/>
      <w:marTop w:val="0"/>
      <w:marBottom w:val="0"/>
      <w:divBdr>
        <w:top w:val="none" w:sz="0" w:space="0" w:color="auto"/>
        <w:left w:val="none" w:sz="0" w:space="0" w:color="auto"/>
        <w:bottom w:val="none" w:sz="0" w:space="0" w:color="auto"/>
        <w:right w:val="none" w:sz="0" w:space="0" w:color="auto"/>
      </w:divBdr>
    </w:div>
    <w:div w:id="804470278">
      <w:bodyDiv w:val="1"/>
      <w:marLeft w:val="0"/>
      <w:marRight w:val="0"/>
      <w:marTop w:val="0"/>
      <w:marBottom w:val="0"/>
      <w:divBdr>
        <w:top w:val="none" w:sz="0" w:space="0" w:color="auto"/>
        <w:left w:val="none" w:sz="0" w:space="0" w:color="auto"/>
        <w:bottom w:val="none" w:sz="0" w:space="0" w:color="auto"/>
        <w:right w:val="none" w:sz="0" w:space="0" w:color="auto"/>
      </w:divBdr>
    </w:div>
    <w:div w:id="816654426">
      <w:bodyDiv w:val="1"/>
      <w:marLeft w:val="0"/>
      <w:marRight w:val="0"/>
      <w:marTop w:val="0"/>
      <w:marBottom w:val="0"/>
      <w:divBdr>
        <w:top w:val="none" w:sz="0" w:space="0" w:color="auto"/>
        <w:left w:val="none" w:sz="0" w:space="0" w:color="auto"/>
        <w:bottom w:val="none" w:sz="0" w:space="0" w:color="auto"/>
        <w:right w:val="none" w:sz="0" w:space="0" w:color="auto"/>
      </w:divBdr>
    </w:div>
    <w:div w:id="898443464">
      <w:bodyDiv w:val="1"/>
      <w:marLeft w:val="0"/>
      <w:marRight w:val="0"/>
      <w:marTop w:val="0"/>
      <w:marBottom w:val="0"/>
      <w:divBdr>
        <w:top w:val="none" w:sz="0" w:space="0" w:color="auto"/>
        <w:left w:val="none" w:sz="0" w:space="0" w:color="auto"/>
        <w:bottom w:val="none" w:sz="0" w:space="0" w:color="auto"/>
        <w:right w:val="none" w:sz="0" w:space="0" w:color="auto"/>
      </w:divBdr>
    </w:div>
    <w:div w:id="936056278">
      <w:bodyDiv w:val="1"/>
      <w:marLeft w:val="0"/>
      <w:marRight w:val="0"/>
      <w:marTop w:val="0"/>
      <w:marBottom w:val="0"/>
      <w:divBdr>
        <w:top w:val="none" w:sz="0" w:space="0" w:color="auto"/>
        <w:left w:val="none" w:sz="0" w:space="0" w:color="auto"/>
        <w:bottom w:val="none" w:sz="0" w:space="0" w:color="auto"/>
        <w:right w:val="none" w:sz="0" w:space="0" w:color="auto"/>
      </w:divBdr>
    </w:div>
    <w:div w:id="977800068">
      <w:bodyDiv w:val="1"/>
      <w:marLeft w:val="0"/>
      <w:marRight w:val="0"/>
      <w:marTop w:val="0"/>
      <w:marBottom w:val="0"/>
      <w:divBdr>
        <w:top w:val="none" w:sz="0" w:space="0" w:color="auto"/>
        <w:left w:val="none" w:sz="0" w:space="0" w:color="auto"/>
        <w:bottom w:val="none" w:sz="0" w:space="0" w:color="auto"/>
        <w:right w:val="none" w:sz="0" w:space="0" w:color="auto"/>
      </w:divBdr>
    </w:div>
    <w:div w:id="984509339">
      <w:bodyDiv w:val="1"/>
      <w:marLeft w:val="0"/>
      <w:marRight w:val="0"/>
      <w:marTop w:val="0"/>
      <w:marBottom w:val="0"/>
      <w:divBdr>
        <w:top w:val="none" w:sz="0" w:space="0" w:color="auto"/>
        <w:left w:val="none" w:sz="0" w:space="0" w:color="auto"/>
        <w:bottom w:val="none" w:sz="0" w:space="0" w:color="auto"/>
        <w:right w:val="none" w:sz="0" w:space="0" w:color="auto"/>
      </w:divBdr>
    </w:div>
    <w:div w:id="989095448">
      <w:bodyDiv w:val="1"/>
      <w:marLeft w:val="0"/>
      <w:marRight w:val="0"/>
      <w:marTop w:val="0"/>
      <w:marBottom w:val="0"/>
      <w:divBdr>
        <w:top w:val="none" w:sz="0" w:space="0" w:color="auto"/>
        <w:left w:val="none" w:sz="0" w:space="0" w:color="auto"/>
        <w:bottom w:val="none" w:sz="0" w:space="0" w:color="auto"/>
        <w:right w:val="none" w:sz="0" w:space="0" w:color="auto"/>
      </w:divBdr>
    </w:div>
    <w:div w:id="1047142967">
      <w:bodyDiv w:val="1"/>
      <w:marLeft w:val="0"/>
      <w:marRight w:val="0"/>
      <w:marTop w:val="0"/>
      <w:marBottom w:val="0"/>
      <w:divBdr>
        <w:top w:val="none" w:sz="0" w:space="0" w:color="auto"/>
        <w:left w:val="none" w:sz="0" w:space="0" w:color="auto"/>
        <w:bottom w:val="none" w:sz="0" w:space="0" w:color="auto"/>
        <w:right w:val="none" w:sz="0" w:space="0" w:color="auto"/>
      </w:divBdr>
    </w:div>
    <w:div w:id="1059743244">
      <w:bodyDiv w:val="1"/>
      <w:marLeft w:val="0"/>
      <w:marRight w:val="0"/>
      <w:marTop w:val="0"/>
      <w:marBottom w:val="0"/>
      <w:divBdr>
        <w:top w:val="none" w:sz="0" w:space="0" w:color="auto"/>
        <w:left w:val="none" w:sz="0" w:space="0" w:color="auto"/>
        <w:bottom w:val="none" w:sz="0" w:space="0" w:color="auto"/>
        <w:right w:val="none" w:sz="0" w:space="0" w:color="auto"/>
      </w:divBdr>
    </w:div>
    <w:div w:id="1091852783">
      <w:bodyDiv w:val="1"/>
      <w:marLeft w:val="0"/>
      <w:marRight w:val="0"/>
      <w:marTop w:val="0"/>
      <w:marBottom w:val="0"/>
      <w:divBdr>
        <w:top w:val="none" w:sz="0" w:space="0" w:color="auto"/>
        <w:left w:val="none" w:sz="0" w:space="0" w:color="auto"/>
        <w:bottom w:val="none" w:sz="0" w:space="0" w:color="auto"/>
        <w:right w:val="none" w:sz="0" w:space="0" w:color="auto"/>
      </w:divBdr>
    </w:div>
    <w:div w:id="1113982341">
      <w:bodyDiv w:val="1"/>
      <w:marLeft w:val="0"/>
      <w:marRight w:val="0"/>
      <w:marTop w:val="0"/>
      <w:marBottom w:val="0"/>
      <w:divBdr>
        <w:top w:val="none" w:sz="0" w:space="0" w:color="auto"/>
        <w:left w:val="none" w:sz="0" w:space="0" w:color="auto"/>
        <w:bottom w:val="none" w:sz="0" w:space="0" w:color="auto"/>
        <w:right w:val="none" w:sz="0" w:space="0" w:color="auto"/>
      </w:divBdr>
    </w:div>
    <w:div w:id="1123188256">
      <w:bodyDiv w:val="1"/>
      <w:marLeft w:val="0"/>
      <w:marRight w:val="0"/>
      <w:marTop w:val="0"/>
      <w:marBottom w:val="0"/>
      <w:divBdr>
        <w:top w:val="none" w:sz="0" w:space="0" w:color="auto"/>
        <w:left w:val="none" w:sz="0" w:space="0" w:color="auto"/>
        <w:bottom w:val="none" w:sz="0" w:space="0" w:color="auto"/>
        <w:right w:val="none" w:sz="0" w:space="0" w:color="auto"/>
      </w:divBdr>
    </w:div>
    <w:div w:id="1153452091">
      <w:bodyDiv w:val="1"/>
      <w:marLeft w:val="0"/>
      <w:marRight w:val="0"/>
      <w:marTop w:val="0"/>
      <w:marBottom w:val="0"/>
      <w:divBdr>
        <w:top w:val="none" w:sz="0" w:space="0" w:color="auto"/>
        <w:left w:val="none" w:sz="0" w:space="0" w:color="auto"/>
        <w:bottom w:val="none" w:sz="0" w:space="0" w:color="auto"/>
        <w:right w:val="none" w:sz="0" w:space="0" w:color="auto"/>
      </w:divBdr>
    </w:div>
    <w:div w:id="1184244729">
      <w:bodyDiv w:val="1"/>
      <w:marLeft w:val="0"/>
      <w:marRight w:val="0"/>
      <w:marTop w:val="0"/>
      <w:marBottom w:val="0"/>
      <w:divBdr>
        <w:top w:val="none" w:sz="0" w:space="0" w:color="auto"/>
        <w:left w:val="none" w:sz="0" w:space="0" w:color="auto"/>
        <w:bottom w:val="none" w:sz="0" w:space="0" w:color="auto"/>
        <w:right w:val="none" w:sz="0" w:space="0" w:color="auto"/>
      </w:divBdr>
    </w:div>
    <w:div w:id="1196650427">
      <w:bodyDiv w:val="1"/>
      <w:marLeft w:val="0"/>
      <w:marRight w:val="0"/>
      <w:marTop w:val="0"/>
      <w:marBottom w:val="0"/>
      <w:divBdr>
        <w:top w:val="none" w:sz="0" w:space="0" w:color="auto"/>
        <w:left w:val="none" w:sz="0" w:space="0" w:color="auto"/>
        <w:bottom w:val="none" w:sz="0" w:space="0" w:color="auto"/>
        <w:right w:val="none" w:sz="0" w:space="0" w:color="auto"/>
      </w:divBdr>
    </w:div>
    <w:div w:id="1229808346">
      <w:bodyDiv w:val="1"/>
      <w:marLeft w:val="0"/>
      <w:marRight w:val="0"/>
      <w:marTop w:val="0"/>
      <w:marBottom w:val="0"/>
      <w:divBdr>
        <w:top w:val="none" w:sz="0" w:space="0" w:color="auto"/>
        <w:left w:val="none" w:sz="0" w:space="0" w:color="auto"/>
        <w:bottom w:val="none" w:sz="0" w:space="0" w:color="auto"/>
        <w:right w:val="none" w:sz="0" w:space="0" w:color="auto"/>
      </w:divBdr>
    </w:div>
    <w:div w:id="1260062456">
      <w:bodyDiv w:val="1"/>
      <w:marLeft w:val="0"/>
      <w:marRight w:val="0"/>
      <w:marTop w:val="0"/>
      <w:marBottom w:val="0"/>
      <w:divBdr>
        <w:top w:val="none" w:sz="0" w:space="0" w:color="auto"/>
        <w:left w:val="none" w:sz="0" w:space="0" w:color="auto"/>
        <w:bottom w:val="none" w:sz="0" w:space="0" w:color="auto"/>
        <w:right w:val="none" w:sz="0" w:space="0" w:color="auto"/>
      </w:divBdr>
    </w:div>
    <w:div w:id="1261600383">
      <w:bodyDiv w:val="1"/>
      <w:marLeft w:val="0"/>
      <w:marRight w:val="0"/>
      <w:marTop w:val="0"/>
      <w:marBottom w:val="0"/>
      <w:divBdr>
        <w:top w:val="none" w:sz="0" w:space="0" w:color="auto"/>
        <w:left w:val="none" w:sz="0" w:space="0" w:color="auto"/>
        <w:bottom w:val="none" w:sz="0" w:space="0" w:color="auto"/>
        <w:right w:val="none" w:sz="0" w:space="0" w:color="auto"/>
      </w:divBdr>
    </w:div>
    <w:div w:id="1400862772">
      <w:bodyDiv w:val="1"/>
      <w:marLeft w:val="0"/>
      <w:marRight w:val="0"/>
      <w:marTop w:val="0"/>
      <w:marBottom w:val="0"/>
      <w:divBdr>
        <w:top w:val="none" w:sz="0" w:space="0" w:color="auto"/>
        <w:left w:val="none" w:sz="0" w:space="0" w:color="auto"/>
        <w:bottom w:val="none" w:sz="0" w:space="0" w:color="auto"/>
        <w:right w:val="none" w:sz="0" w:space="0" w:color="auto"/>
      </w:divBdr>
    </w:div>
    <w:div w:id="1417048118">
      <w:bodyDiv w:val="1"/>
      <w:marLeft w:val="0"/>
      <w:marRight w:val="0"/>
      <w:marTop w:val="0"/>
      <w:marBottom w:val="0"/>
      <w:divBdr>
        <w:top w:val="none" w:sz="0" w:space="0" w:color="auto"/>
        <w:left w:val="none" w:sz="0" w:space="0" w:color="auto"/>
        <w:bottom w:val="none" w:sz="0" w:space="0" w:color="auto"/>
        <w:right w:val="none" w:sz="0" w:space="0" w:color="auto"/>
      </w:divBdr>
    </w:div>
    <w:div w:id="1456555334">
      <w:bodyDiv w:val="1"/>
      <w:marLeft w:val="0"/>
      <w:marRight w:val="0"/>
      <w:marTop w:val="0"/>
      <w:marBottom w:val="0"/>
      <w:divBdr>
        <w:top w:val="none" w:sz="0" w:space="0" w:color="auto"/>
        <w:left w:val="none" w:sz="0" w:space="0" w:color="auto"/>
        <w:bottom w:val="none" w:sz="0" w:space="0" w:color="auto"/>
        <w:right w:val="none" w:sz="0" w:space="0" w:color="auto"/>
      </w:divBdr>
    </w:div>
    <w:div w:id="1505314022">
      <w:bodyDiv w:val="1"/>
      <w:marLeft w:val="0"/>
      <w:marRight w:val="0"/>
      <w:marTop w:val="0"/>
      <w:marBottom w:val="0"/>
      <w:divBdr>
        <w:top w:val="none" w:sz="0" w:space="0" w:color="auto"/>
        <w:left w:val="none" w:sz="0" w:space="0" w:color="auto"/>
        <w:bottom w:val="none" w:sz="0" w:space="0" w:color="auto"/>
        <w:right w:val="none" w:sz="0" w:space="0" w:color="auto"/>
      </w:divBdr>
    </w:div>
    <w:div w:id="1663505144">
      <w:bodyDiv w:val="1"/>
      <w:marLeft w:val="0"/>
      <w:marRight w:val="0"/>
      <w:marTop w:val="0"/>
      <w:marBottom w:val="0"/>
      <w:divBdr>
        <w:top w:val="none" w:sz="0" w:space="0" w:color="auto"/>
        <w:left w:val="none" w:sz="0" w:space="0" w:color="auto"/>
        <w:bottom w:val="none" w:sz="0" w:space="0" w:color="auto"/>
        <w:right w:val="none" w:sz="0" w:space="0" w:color="auto"/>
      </w:divBdr>
    </w:div>
    <w:div w:id="1720207045">
      <w:bodyDiv w:val="1"/>
      <w:marLeft w:val="0"/>
      <w:marRight w:val="0"/>
      <w:marTop w:val="0"/>
      <w:marBottom w:val="0"/>
      <w:divBdr>
        <w:top w:val="none" w:sz="0" w:space="0" w:color="auto"/>
        <w:left w:val="none" w:sz="0" w:space="0" w:color="auto"/>
        <w:bottom w:val="none" w:sz="0" w:space="0" w:color="auto"/>
        <w:right w:val="none" w:sz="0" w:space="0" w:color="auto"/>
      </w:divBdr>
    </w:div>
    <w:div w:id="1778452802">
      <w:bodyDiv w:val="1"/>
      <w:marLeft w:val="0"/>
      <w:marRight w:val="0"/>
      <w:marTop w:val="0"/>
      <w:marBottom w:val="0"/>
      <w:divBdr>
        <w:top w:val="none" w:sz="0" w:space="0" w:color="auto"/>
        <w:left w:val="none" w:sz="0" w:space="0" w:color="auto"/>
        <w:bottom w:val="none" w:sz="0" w:space="0" w:color="auto"/>
        <w:right w:val="none" w:sz="0" w:space="0" w:color="auto"/>
      </w:divBdr>
    </w:div>
    <w:div w:id="1788500761">
      <w:bodyDiv w:val="1"/>
      <w:marLeft w:val="0"/>
      <w:marRight w:val="0"/>
      <w:marTop w:val="0"/>
      <w:marBottom w:val="0"/>
      <w:divBdr>
        <w:top w:val="none" w:sz="0" w:space="0" w:color="auto"/>
        <w:left w:val="none" w:sz="0" w:space="0" w:color="auto"/>
        <w:bottom w:val="none" w:sz="0" w:space="0" w:color="auto"/>
        <w:right w:val="none" w:sz="0" w:space="0" w:color="auto"/>
      </w:divBdr>
    </w:div>
    <w:div w:id="1835602430">
      <w:bodyDiv w:val="1"/>
      <w:marLeft w:val="0"/>
      <w:marRight w:val="0"/>
      <w:marTop w:val="0"/>
      <w:marBottom w:val="0"/>
      <w:divBdr>
        <w:top w:val="none" w:sz="0" w:space="0" w:color="auto"/>
        <w:left w:val="none" w:sz="0" w:space="0" w:color="auto"/>
        <w:bottom w:val="none" w:sz="0" w:space="0" w:color="auto"/>
        <w:right w:val="none" w:sz="0" w:space="0" w:color="auto"/>
      </w:divBdr>
    </w:div>
    <w:div w:id="1846480262">
      <w:bodyDiv w:val="1"/>
      <w:marLeft w:val="0"/>
      <w:marRight w:val="0"/>
      <w:marTop w:val="0"/>
      <w:marBottom w:val="0"/>
      <w:divBdr>
        <w:top w:val="none" w:sz="0" w:space="0" w:color="auto"/>
        <w:left w:val="none" w:sz="0" w:space="0" w:color="auto"/>
        <w:bottom w:val="none" w:sz="0" w:space="0" w:color="auto"/>
        <w:right w:val="none" w:sz="0" w:space="0" w:color="auto"/>
      </w:divBdr>
    </w:div>
    <w:div w:id="1879078193">
      <w:bodyDiv w:val="1"/>
      <w:marLeft w:val="0"/>
      <w:marRight w:val="0"/>
      <w:marTop w:val="0"/>
      <w:marBottom w:val="0"/>
      <w:divBdr>
        <w:top w:val="none" w:sz="0" w:space="0" w:color="auto"/>
        <w:left w:val="none" w:sz="0" w:space="0" w:color="auto"/>
        <w:bottom w:val="none" w:sz="0" w:space="0" w:color="auto"/>
        <w:right w:val="none" w:sz="0" w:space="0" w:color="auto"/>
      </w:divBdr>
    </w:div>
    <w:div w:id="1950811995">
      <w:bodyDiv w:val="1"/>
      <w:marLeft w:val="0"/>
      <w:marRight w:val="0"/>
      <w:marTop w:val="0"/>
      <w:marBottom w:val="0"/>
      <w:divBdr>
        <w:top w:val="none" w:sz="0" w:space="0" w:color="auto"/>
        <w:left w:val="none" w:sz="0" w:space="0" w:color="auto"/>
        <w:bottom w:val="none" w:sz="0" w:space="0" w:color="auto"/>
        <w:right w:val="none" w:sz="0" w:space="0" w:color="auto"/>
      </w:divBdr>
    </w:div>
    <w:div w:id="2028435766">
      <w:bodyDiv w:val="1"/>
      <w:marLeft w:val="0"/>
      <w:marRight w:val="0"/>
      <w:marTop w:val="0"/>
      <w:marBottom w:val="0"/>
      <w:divBdr>
        <w:top w:val="none" w:sz="0" w:space="0" w:color="auto"/>
        <w:left w:val="none" w:sz="0" w:space="0" w:color="auto"/>
        <w:bottom w:val="none" w:sz="0" w:space="0" w:color="auto"/>
        <w:right w:val="none" w:sz="0" w:space="0" w:color="auto"/>
      </w:divBdr>
    </w:div>
    <w:div w:id="2075885153">
      <w:bodyDiv w:val="1"/>
      <w:marLeft w:val="0"/>
      <w:marRight w:val="0"/>
      <w:marTop w:val="0"/>
      <w:marBottom w:val="0"/>
      <w:divBdr>
        <w:top w:val="none" w:sz="0" w:space="0" w:color="auto"/>
        <w:left w:val="none" w:sz="0" w:space="0" w:color="auto"/>
        <w:bottom w:val="none" w:sz="0" w:space="0" w:color="auto"/>
        <w:right w:val="none" w:sz="0" w:space="0" w:color="auto"/>
      </w:divBdr>
    </w:div>
    <w:div w:id="2113085805">
      <w:bodyDiv w:val="1"/>
      <w:marLeft w:val="0"/>
      <w:marRight w:val="0"/>
      <w:marTop w:val="0"/>
      <w:marBottom w:val="0"/>
      <w:divBdr>
        <w:top w:val="none" w:sz="0" w:space="0" w:color="auto"/>
        <w:left w:val="none" w:sz="0" w:space="0" w:color="auto"/>
        <w:bottom w:val="none" w:sz="0" w:space="0" w:color="auto"/>
        <w:right w:val="none" w:sz="0" w:space="0" w:color="auto"/>
      </w:divBdr>
    </w:div>
    <w:div w:id="2121678115">
      <w:bodyDiv w:val="1"/>
      <w:marLeft w:val="0"/>
      <w:marRight w:val="0"/>
      <w:marTop w:val="0"/>
      <w:marBottom w:val="0"/>
      <w:divBdr>
        <w:top w:val="none" w:sz="0" w:space="0" w:color="auto"/>
        <w:left w:val="none" w:sz="0" w:space="0" w:color="auto"/>
        <w:bottom w:val="none" w:sz="0" w:space="0" w:color="auto"/>
        <w:right w:val="none" w:sz="0" w:space="0" w:color="auto"/>
      </w:divBdr>
    </w:div>
    <w:div w:id="2132169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Type xmlns="46ade7e5-a61b-41ef-8b65-1672892065de">Testimony and Statements</DocumentType>
    <Topic xmlns="46ade7e5-a61b-41ef-8b65-1672892065de">Rural Health</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AF9D4540-F19A-49E2-996A-D4D60C69F5FB}">
  <ds:schemaRefs>
    <ds:schemaRef ds:uri="http://schemas.openxmlformats.org/officeDocument/2006/bibliography"/>
  </ds:schemaRefs>
</ds:datastoreItem>
</file>

<file path=customXml/itemProps2.xml><?xml version="1.0" encoding="utf-8"?>
<ds:datastoreItem xmlns:ds="http://schemas.openxmlformats.org/officeDocument/2006/customXml" ds:itemID="{A45CA06B-C604-426D-A335-6CB29DBD3F8F}"/>
</file>

<file path=customXml/itemProps3.xml><?xml version="1.0" encoding="utf-8"?>
<ds:datastoreItem xmlns:ds="http://schemas.openxmlformats.org/officeDocument/2006/customXml" ds:itemID="{6F0DD952-5E1A-4837-8099-5796C18879ED}"/>
</file>

<file path=customXml/itemProps4.xml><?xml version="1.0" encoding="utf-8"?>
<ds:datastoreItem xmlns:ds="http://schemas.openxmlformats.org/officeDocument/2006/customXml" ds:itemID="{EFAD8DE6-BC34-4D78-A2A9-EE47796FD7C3}"/>
</file>

<file path=docProps/app.xml><?xml version="1.0" encoding="utf-8"?>
<Properties xmlns="http://schemas.openxmlformats.org/officeDocument/2006/extended-properties" xmlns:vt="http://schemas.openxmlformats.org/officeDocument/2006/docPropsVTypes">
  <Template>Normal</Template>
  <TotalTime>356</TotalTime>
  <Pages>8</Pages>
  <Words>2338</Words>
  <Characters>13331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 Rural Health Testimony before the U.S. Senate Committee on Veterans Affairs (May 2024)</dc:title>
  <dc:subject/>
  <dc:creator>Blevins, Andrew L.</dc:creator>
  <cp:keywords/>
  <dc:description/>
  <cp:lastModifiedBy>Kilbourne, Amy M.</cp:lastModifiedBy>
  <cp:revision>9</cp:revision>
  <dcterms:created xsi:type="dcterms:W3CDTF">2024-04-18T17:23:00Z</dcterms:created>
  <dcterms:modified xsi:type="dcterms:W3CDTF">2024-04-22T12:32:00Z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